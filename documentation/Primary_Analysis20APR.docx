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9989B9" w14:textId="2870F5AF" w:rsidR="00FF3AFF" w:rsidRDefault="00FF3AFF" w:rsidP="00A94B8E">
      <w:pPr>
        <w:pStyle w:val="Heading1"/>
        <w:rPr>
          <w:b/>
          <w:bCs/>
        </w:rPr>
      </w:pPr>
      <w:r w:rsidRPr="00FF3AFF">
        <w:rPr>
          <w:b/>
          <w:bCs/>
        </w:rPr>
        <w:t>Primary Analysis: Sense2Stop Micro-randomized Trial</w:t>
      </w:r>
    </w:p>
    <w:p w14:paraId="108DF792" w14:textId="315F49F9" w:rsidR="00205477" w:rsidRDefault="00205477" w:rsidP="00205477"/>
    <w:p w14:paraId="2FA59632" w14:textId="5A6DDC35" w:rsidR="00205477" w:rsidRPr="00205477" w:rsidRDefault="00205477" w:rsidP="00205477">
      <w:pPr>
        <w:rPr>
          <w:b/>
          <w:bCs/>
          <w:color w:val="0073F3"/>
        </w:rPr>
      </w:pPr>
      <w:r w:rsidRPr="00205477">
        <w:rPr>
          <w:b/>
          <w:bCs/>
          <w:color w:val="0073F3"/>
        </w:rPr>
        <w:t>Last updated: 2</w:t>
      </w:r>
      <w:ins w:id="0" w:author="Menictas, Marianne" w:date="2020-04-20T02:46:00Z">
        <w:r w:rsidR="00FA2486">
          <w:rPr>
            <w:b/>
            <w:bCs/>
            <w:color w:val="0073F3"/>
          </w:rPr>
          <w:t xml:space="preserve">0 </w:t>
        </w:r>
      </w:ins>
      <w:del w:id="1" w:author="Menictas, Marianne" w:date="2020-04-20T02:46:00Z">
        <w:r w:rsidRPr="00205477" w:rsidDel="00FA2486">
          <w:rPr>
            <w:b/>
            <w:bCs/>
            <w:color w:val="0073F3"/>
          </w:rPr>
          <w:delText>8</w:delText>
        </w:r>
      </w:del>
      <w:ins w:id="2" w:author="Menictas, Marianne" w:date="2020-04-20T02:46:00Z">
        <w:r w:rsidR="00FA2486">
          <w:rPr>
            <w:b/>
            <w:bCs/>
            <w:color w:val="0073F3"/>
          </w:rPr>
          <w:t>April</w:t>
        </w:r>
      </w:ins>
      <w:del w:id="3" w:author="Menictas, Marianne" w:date="2020-04-20T02:46:00Z">
        <w:r w:rsidRPr="00205477" w:rsidDel="00FA2486">
          <w:rPr>
            <w:b/>
            <w:bCs/>
            <w:color w:val="0073F3"/>
          </w:rPr>
          <w:delText xml:space="preserve"> March</w:delText>
        </w:r>
      </w:del>
      <w:r w:rsidRPr="00205477">
        <w:rPr>
          <w:b/>
          <w:bCs/>
          <w:color w:val="0073F3"/>
        </w:rPr>
        <w:t xml:space="preserve"> 2020</w:t>
      </w:r>
    </w:p>
    <w:p w14:paraId="525FA505" w14:textId="6D4D48D8" w:rsidR="00A94B8E" w:rsidRDefault="00A94B8E" w:rsidP="00A94B8E"/>
    <w:p w14:paraId="48F076F0" w14:textId="3D26D74E" w:rsidR="00A84DEB" w:rsidRPr="00A84DEB" w:rsidRDefault="00A84DEB" w:rsidP="00A94B8E">
      <w:pPr>
        <w:rPr>
          <w:b/>
          <w:bCs/>
          <w:color w:val="C00000"/>
        </w:rPr>
      </w:pPr>
      <w:r>
        <w:rPr>
          <w:b/>
          <w:bCs/>
          <w:color w:val="C00000"/>
        </w:rPr>
        <w:t>&lt;</w:t>
      </w:r>
      <w:r w:rsidR="00291202">
        <w:rPr>
          <w:b/>
          <w:bCs/>
          <w:color w:val="C00000"/>
        </w:rPr>
        <w:t>Current draft uses smoking classifications</w:t>
      </w:r>
      <w:r w:rsidRPr="00A84DEB">
        <w:rPr>
          <w:b/>
          <w:bCs/>
          <w:color w:val="C00000"/>
        </w:rPr>
        <w:t xml:space="preserve"> produced by online model</w:t>
      </w:r>
      <w:r>
        <w:rPr>
          <w:b/>
          <w:bCs/>
          <w:color w:val="C00000"/>
        </w:rPr>
        <w:t>(s)&gt;</w:t>
      </w:r>
    </w:p>
    <w:p w14:paraId="0EAF48C1" w14:textId="4B714D26" w:rsidR="00A84DEB" w:rsidRPr="00A94B8E" w:rsidRDefault="00A84DEB" w:rsidP="00A94B8E"/>
    <w:p w14:paraId="7F430DEB" w14:textId="79025475" w:rsidR="00FF3AFF" w:rsidRPr="00FF3AFF" w:rsidRDefault="00FF3AFF" w:rsidP="00CB7B69">
      <w:pPr>
        <w:pStyle w:val="Heading2"/>
        <w:numPr>
          <w:ilvl w:val="0"/>
          <w:numId w:val="1"/>
        </w:numPr>
        <w:rPr>
          <w:b/>
          <w:bCs/>
        </w:rPr>
      </w:pPr>
      <w:r w:rsidRPr="00FF3AFF">
        <w:rPr>
          <w:b/>
          <w:bCs/>
        </w:rPr>
        <w:t>Introduction</w:t>
      </w:r>
    </w:p>
    <w:p w14:paraId="4996A037" w14:textId="328D4861" w:rsidR="00FF3AFF" w:rsidRDefault="00FF3AFF" w:rsidP="00AB260A">
      <w:pPr>
        <w:jc w:val="both"/>
      </w:pPr>
    </w:p>
    <w:p w14:paraId="711E8861" w14:textId="3B9E2B90" w:rsidR="00FF3AFF" w:rsidRDefault="00FF3AFF" w:rsidP="00AB260A">
      <w:pPr>
        <w:pStyle w:val="Heading3"/>
        <w:jc w:val="both"/>
      </w:pPr>
      <w:r>
        <w:t>In this document, we present results from a 1</w:t>
      </w:r>
      <w:r w:rsidR="00881DAC">
        <w:t>0</w:t>
      </w:r>
      <w:r>
        <w:t xml:space="preserve">-day MRT conducted to optimize a novel JITAI developed to help individuals manage their stress by engaging in stress-regulation exercises at times of heightened stress. </w:t>
      </w:r>
    </w:p>
    <w:p w14:paraId="409B486E" w14:textId="77777777" w:rsidR="00FF3AFF" w:rsidRDefault="00FF3AFF" w:rsidP="00FF3AFF"/>
    <w:p w14:paraId="536091DC" w14:textId="48336E5C" w:rsidR="00FF3AFF" w:rsidRPr="00FF3AFF" w:rsidRDefault="00FF3AFF" w:rsidP="00CB7B69">
      <w:pPr>
        <w:pStyle w:val="Heading2"/>
        <w:numPr>
          <w:ilvl w:val="0"/>
          <w:numId w:val="1"/>
        </w:numPr>
        <w:rPr>
          <w:b/>
          <w:bCs/>
        </w:rPr>
      </w:pPr>
      <w:r w:rsidRPr="00FF3AFF">
        <w:rPr>
          <w:b/>
          <w:bCs/>
        </w:rPr>
        <w:t xml:space="preserve">Methods </w:t>
      </w:r>
    </w:p>
    <w:p w14:paraId="4E91A4CA" w14:textId="446BC9B3" w:rsidR="00FF3AFF" w:rsidRDefault="00FF3AFF" w:rsidP="00FF3AFF"/>
    <w:p w14:paraId="7625BC94" w14:textId="5BFF19C6" w:rsidR="00FF3AFF" w:rsidRPr="00FF3AFF" w:rsidRDefault="00CB7B69" w:rsidP="00FF3AFF">
      <w:pPr>
        <w:pStyle w:val="Heading3"/>
        <w:rPr>
          <w:b/>
          <w:bCs/>
          <w:i/>
          <w:iCs/>
        </w:rPr>
      </w:pPr>
      <w:r>
        <w:rPr>
          <w:b/>
          <w:bCs/>
          <w:i/>
          <w:iCs/>
        </w:rPr>
        <w:t xml:space="preserve">2.1 </w:t>
      </w:r>
      <w:r w:rsidR="00FF3AFF" w:rsidRPr="00FF3AFF">
        <w:rPr>
          <w:b/>
          <w:bCs/>
          <w:i/>
          <w:iCs/>
        </w:rPr>
        <w:t>The Sense2Stop Study</w:t>
      </w:r>
    </w:p>
    <w:p w14:paraId="7D1B0043" w14:textId="4AFB82AC" w:rsidR="00FF3AFF" w:rsidRDefault="00FF3AFF" w:rsidP="00FF3AFF">
      <w:pPr>
        <w:rPr>
          <w:i/>
          <w:iCs/>
        </w:rPr>
      </w:pPr>
    </w:p>
    <w:p w14:paraId="2DD0CDF6" w14:textId="1FA81F24" w:rsidR="00E65014" w:rsidRDefault="00E65014" w:rsidP="006C0267">
      <w:pPr>
        <w:pStyle w:val="ListParagraph"/>
        <w:numPr>
          <w:ilvl w:val="1"/>
          <w:numId w:val="1"/>
        </w:numPr>
        <w:rPr>
          <w:b/>
          <w:i/>
          <w:iCs/>
        </w:rPr>
      </w:pPr>
      <w:r w:rsidRPr="006C0267">
        <w:rPr>
          <w:b/>
          <w:i/>
          <w:iCs/>
        </w:rPr>
        <w:t>Decision Points</w:t>
      </w:r>
    </w:p>
    <w:p w14:paraId="0A1BF727" w14:textId="77777777" w:rsidR="006B331C" w:rsidRPr="003C112C" w:rsidRDefault="006B331C" w:rsidP="003C112C">
      <w:pPr>
        <w:rPr>
          <w:b/>
        </w:rPr>
      </w:pPr>
    </w:p>
    <w:p w14:paraId="15261F90" w14:textId="031F55C1" w:rsidR="00F5002F" w:rsidRPr="006C0267" w:rsidRDefault="00F5002F">
      <w:pPr>
        <w:rPr>
          <w:i/>
          <w:iCs/>
        </w:rPr>
      </w:pPr>
      <w:r>
        <w:t xml:space="preserve">There are 7200 (60 minutes x 12 hours x 10 days) </w:t>
      </w:r>
      <w:r w:rsidRPr="00F5002F">
        <w:rPr>
          <w:i/>
          <w:iCs/>
        </w:rPr>
        <w:t>candidate decision points</w:t>
      </w:r>
      <w:r>
        <w:t xml:space="preserve"> per participant during the micro-randomized trial of the Sense2Stop study. A </w:t>
      </w:r>
      <w:r w:rsidRPr="00F5002F">
        <w:rPr>
          <w:i/>
          <w:iCs/>
        </w:rPr>
        <w:t>generated</w:t>
      </w:r>
      <w:r>
        <w:t xml:space="preserve"> </w:t>
      </w:r>
      <w:r w:rsidRPr="00F5002F">
        <w:rPr>
          <w:i/>
          <w:iCs/>
        </w:rPr>
        <w:t>decision point</w:t>
      </w:r>
      <w:r>
        <w:t xml:space="preserve"> is generated out of a candidate decision point, if at the candidate decision point enough good quality data</w:t>
      </w:r>
      <w:r w:rsidR="006F0B3F">
        <w:rPr>
          <w:rStyle w:val="FootnoteReference"/>
        </w:rPr>
        <w:footnoteReference w:id="1"/>
      </w:r>
      <w:r>
        <w:t xml:space="preserve"> was available in the moment to detect that </w:t>
      </w:r>
      <w:r w:rsidR="00F12F70">
        <w:t>the participant</w:t>
      </w:r>
      <w:r>
        <w:t xml:space="preserve"> </w:t>
      </w:r>
      <w:r w:rsidR="00F12F70">
        <w:t>was</w:t>
      </w:r>
      <w:r>
        <w:t xml:space="preserve"> at the peak of either an episode detected as stressed or an episode not able to be detected as stressed.</w:t>
      </w:r>
    </w:p>
    <w:p w14:paraId="037BE42C" w14:textId="77777777" w:rsidR="00E65014" w:rsidRPr="006C0267" w:rsidRDefault="00E65014" w:rsidP="006C0267">
      <w:pPr>
        <w:pStyle w:val="ListParagraph"/>
        <w:ind w:left="360"/>
        <w:rPr>
          <w:i/>
          <w:iCs/>
        </w:rPr>
      </w:pPr>
    </w:p>
    <w:p w14:paraId="06BF2D37" w14:textId="5FB81587" w:rsidR="00FF3AFF" w:rsidRPr="00FF3AFF" w:rsidRDefault="00CB7B69" w:rsidP="00FF3AFF">
      <w:pPr>
        <w:pStyle w:val="Heading3"/>
        <w:rPr>
          <w:b/>
          <w:bCs/>
          <w:i/>
          <w:iCs/>
        </w:rPr>
      </w:pPr>
      <w:r>
        <w:rPr>
          <w:b/>
          <w:bCs/>
          <w:i/>
          <w:iCs/>
        </w:rPr>
        <w:t>2.</w:t>
      </w:r>
      <w:r w:rsidR="006C0267">
        <w:rPr>
          <w:b/>
          <w:bCs/>
          <w:i/>
          <w:iCs/>
        </w:rPr>
        <w:t>3</w:t>
      </w:r>
      <w:r>
        <w:rPr>
          <w:b/>
          <w:bCs/>
          <w:i/>
          <w:iCs/>
        </w:rPr>
        <w:t xml:space="preserve"> </w:t>
      </w:r>
      <w:r w:rsidR="00FF3AFF" w:rsidRPr="00FF3AFF">
        <w:rPr>
          <w:b/>
          <w:bCs/>
          <w:i/>
          <w:iCs/>
        </w:rPr>
        <w:t xml:space="preserve">Availability </w:t>
      </w:r>
    </w:p>
    <w:p w14:paraId="2E7DA42E" w14:textId="3DF9FA32" w:rsidR="00FF3AFF" w:rsidRDefault="00FF3AFF" w:rsidP="00FF3AFF">
      <w:pPr>
        <w:rPr>
          <w:i/>
          <w:iCs/>
        </w:rPr>
      </w:pPr>
    </w:p>
    <w:p w14:paraId="54ACA99B" w14:textId="56ACF96B" w:rsidR="00F5002F" w:rsidRPr="00B8127E" w:rsidRDefault="00B814F9" w:rsidP="00F5002F">
      <w:r>
        <w:t xml:space="preserve">A participant was randomized to receive a reminder to practice stress management exercises if, at a </w:t>
      </w:r>
      <w:r w:rsidR="006B15A8">
        <w:t xml:space="preserve">generated </w:t>
      </w:r>
      <w:r>
        <w:t xml:space="preserve">decision point, they were considered to be </w:t>
      </w:r>
      <w:r>
        <w:rPr>
          <w:i/>
          <w:iCs/>
        </w:rPr>
        <w:t>available</w:t>
      </w:r>
      <w:r>
        <w:t xml:space="preserve"> for treatment</w:t>
      </w:r>
      <w:r w:rsidR="006B15A8">
        <w:t xml:space="preserve"> and </w:t>
      </w:r>
      <w:r w:rsidR="008A461B">
        <w:t xml:space="preserve">none of the following holds: </w:t>
      </w:r>
      <w:r>
        <w:t>they were currently driving, physically active, their phone battery was less than 10%, they received an ecological momentary assessment (EMA) in the last 10 minutes or an intervention reminder in the last hour</w:t>
      </w:r>
      <w:r w:rsidR="00F5002F">
        <w:rPr>
          <w:rStyle w:val="FootnoteReference"/>
        </w:rPr>
        <w:footnoteReference w:id="2"/>
      </w:r>
      <w:r>
        <w:t xml:space="preserve">. </w:t>
      </w:r>
      <w:r w:rsidR="00F5002F">
        <w:t xml:space="preserve">If the participant is available at a generated decision point, it is referred to as an </w:t>
      </w:r>
      <w:r w:rsidR="00F5002F" w:rsidRPr="00B8127E">
        <w:rPr>
          <w:i/>
          <w:iCs/>
        </w:rPr>
        <w:t>available decision point</w:t>
      </w:r>
      <w:r w:rsidR="00F5002F">
        <w:t xml:space="preserve"> (see Table </w:t>
      </w:r>
      <w:r w:rsidR="00DD1196">
        <w:t>4</w:t>
      </w:r>
      <w:r w:rsidR="00F5002F">
        <w:t xml:space="preserve"> in Section </w:t>
      </w:r>
      <w:r w:rsidR="00F5002F" w:rsidRPr="0057491D">
        <w:t xml:space="preserve">S.1 </w:t>
      </w:r>
      <w:r w:rsidR="00F5002F">
        <w:t>of the Supplement</w:t>
      </w:r>
      <w:r w:rsidR="00CE7E0B">
        <w:t xml:space="preserve"> (at end of this draft) </w:t>
      </w:r>
      <w:r w:rsidR="00F5002F">
        <w:t xml:space="preserve">for the distribution of all generated decision points and available decision points during the MRT phase of the Sense2Stop study). </w:t>
      </w:r>
    </w:p>
    <w:p w14:paraId="4F0FB210" w14:textId="77777777" w:rsidR="00B814F9" w:rsidRPr="00FF3AFF" w:rsidRDefault="00B814F9" w:rsidP="00FF3AFF">
      <w:pPr>
        <w:rPr>
          <w:i/>
          <w:iCs/>
        </w:rPr>
      </w:pPr>
    </w:p>
    <w:p w14:paraId="7EA6181B" w14:textId="2F5D60E7" w:rsidR="00FF3AFF" w:rsidRPr="00FF3AFF" w:rsidRDefault="00CB7B69" w:rsidP="00FF3AFF">
      <w:pPr>
        <w:pStyle w:val="Heading3"/>
        <w:rPr>
          <w:b/>
          <w:bCs/>
          <w:i/>
          <w:iCs/>
        </w:rPr>
      </w:pPr>
      <w:r>
        <w:rPr>
          <w:b/>
          <w:bCs/>
          <w:i/>
          <w:iCs/>
        </w:rPr>
        <w:t>2.</w:t>
      </w:r>
      <w:r w:rsidR="006C0267">
        <w:rPr>
          <w:b/>
          <w:bCs/>
          <w:i/>
          <w:iCs/>
        </w:rPr>
        <w:t>4</w:t>
      </w:r>
      <w:r>
        <w:rPr>
          <w:b/>
          <w:bCs/>
          <w:i/>
          <w:iCs/>
        </w:rPr>
        <w:t xml:space="preserve"> </w:t>
      </w:r>
      <w:r w:rsidR="00FF3AFF" w:rsidRPr="00FF3AFF">
        <w:rPr>
          <w:b/>
          <w:bCs/>
          <w:i/>
          <w:iCs/>
        </w:rPr>
        <w:t xml:space="preserve">Participants </w:t>
      </w:r>
    </w:p>
    <w:p w14:paraId="38A57129" w14:textId="11C08F98" w:rsidR="00FF3AFF" w:rsidRDefault="00FF3AFF" w:rsidP="00FF3AFF">
      <w:pPr>
        <w:rPr>
          <w:i/>
          <w:iCs/>
        </w:rPr>
      </w:pPr>
    </w:p>
    <w:p w14:paraId="23516B00" w14:textId="2DA92D5E" w:rsidR="00B814F9" w:rsidRPr="00B814F9" w:rsidRDefault="00B814F9" w:rsidP="00AB260A">
      <w:pPr>
        <w:jc w:val="both"/>
      </w:pPr>
      <w:r>
        <w:lastRenderedPageBreak/>
        <w:t xml:space="preserve">We recruited individuals between the ages of 18 and 65 years who reside within the </w:t>
      </w:r>
      <w:r w:rsidR="00AB260A">
        <w:t xml:space="preserve">25-mile radius of the </w:t>
      </w:r>
      <w:r>
        <w:t xml:space="preserve">Chicagoland area and were active smokers of 1 or more tobacco cigarettes a day for the past year. Participants expressed willingness to quit smoking for at least 48 hours during the 15-day quit trial phase of the Sense2Stop study. </w:t>
      </w:r>
    </w:p>
    <w:p w14:paraId="7EA73390" w14:textId="77777777" w:rsidR="00B814F9" w:rsidRPr="00FF3AFF" w:rsidRDefault="00B814F9" w:rsidP="00FF3AFF">
      <w:pPr>
        <w:rPr>
          <w:i/>
          <w:iCs/>
        </w:rPr>
      </w:pPr>
    </w:p>
    <w:p w14:paraId="42BBA69C" w14:textId="4217BC4B" w:rsidR="00FF3AFF" w:rsidRDefault="00CB7B69" w:rsidP="00FF3AFF">
      <w:pPr>
        <w:pStyle w:val="Heading3"/>
        <w:rPr>
          <w:b/>
          <w:bCs/>
          <w:i/>
          <w:iCs/>
        </w:rPr>
      </w:pPr>
      <w:r>
        <w:rPr>
          <w:b/>
          <w:bCs/>
          <w:i/>
          <w:iCs/>
        </w:rPr>
        <w:t>2.</w:t>
      </w:r>
      <w:r w:rsidR="006C0267">
        <w:rPr>
          <w:b/>
          <w:bCs/>
          <w:i/>
          <w:iCs/>
        </w:rPr>
        <w:t>5</w:t>
      </w:r>
      <w:r>
        <w:rPr>
          <w:b/>
          <w:bCs/>
          <w:i/>
          <w:iCs/>
        </w:rPr>
        <w:t xml:space="preserve"> </w:t>
      </w:r>
      <w:r w:rsidR="00FF3AFF" w:rsidRPr="00FF3AFF">
        <w:rPr>
          <w:b/>
          <w:bCs/>
          <w:i/>
          <w:iCs/>
        </w:rPr>
        <w:t xml:space="preserve">Study Design </w:t>
      </w:r>
    </w:p>
    <w:p w14:paraId="2ACB985A" w14:textId="5FA07761" w:rsidR="00FF3AFF" w:rsidRDefault="00FF3AFF" w:rsidP="00FF3AFF"/>
    <w:p w14:paraId="1BCD3786" w14:textId="63D9867C" w:rsidR="00FF3AFF" w:rsidRPr="00860787" w:rsidRDefault="00FF3AFF" w:rsidP="00860787">
      <w:pPr>
        <w:rPr>
          <w:rFonts w:cstheme="majorHAnsi"/>
        </w:rPr>
      </w:pPr>
      <w:r w:rsidRPr="00860787">
        <w:rPr>
          <w:rFonts w:cstheme="majorHAnsi"/>
        </w:rPr>
        <w:t xml:space="preserve">This study is registered on clinicaltrials.gov as NCT03184389. </w:t>
      </w:r>
    </w:p>
    <w:p w14:paraId="492C126D" w14:textId="3ACBC799" w:rsidR="00FF3AFF" w:rsidRPr="00FF3AFF" w:rsidRDefault="00FF3AFF" w:rsidP="00FF3AFF">
      <w:pPr>
        <w:rPr>
          <w:i/>
          <w:iCs/>
        </w:rPr>
      </w:pPr>
    </w:p>
    <w:p w14:paraId="5C3D0325" w14:textId="5CA59D12" w:rsidR="00FF3AFF" w:rsidRDefault="00CB7B69" w:rsidP="00FF3AFF">
      <w:pPr>
        <w:pStyle w:val="Heading3"/>
        <w:rPr>
          <w:b/>
          <w:bCs/>
          <w:i/>
          <w:iCs/>
        </w:rPr>
      </w:pPr>
      <w:r>
        <w:rPr>
          <w:b/>
          <w:bCs/>
          <w:i/>
          <w:iCs/>
        </w:rPr>
        <w:t>2.</w:t>
      </w:r>
      <w:r w:rsidR="006C0267">
        <w:rPr>
          <w:b/>
          <w:bCs/>
          <w:i/>
          <w:iCs/>
        </w:rPr>
        <w:t>6</w:t>
      </w:r>
      <w:r>
        <w:rPr>
          <w:b/>
          <w:bCs/>
          <w:i/>
          <w:iCs/>
        </w:rPr>
        <w:t xml:space="preserve"> </w:t>
      </w:r>
      <w:r w:rsidR="00FF3AFF" w:rsidRPr="00FF3AFF">
        <w:rPr>
          <w:b/>
          <w:bCs/>
          <w:i/>
          <w:iCs/>
        </w:rPr>
        <w:t xml:space="preserve">Randomization </w:t>
      </w:r>
    </w:p>
    <w:p w14:paraId="77EE4587" w14:textId="0AEE3818" w:rsidR="00A0747D" w:rsidRDefault="00A0747D" w:rsidP="00A0747D"/>
    <w:p w14:paraId="6FEAA17F" w14:textId="0CF5BD3F" w:rsidR="00A0747D" w:rsidRDefault="00A0747D" w:rsidP="00AB260A">
      <w:pPr>
        <w:jc w:val="both"/>
      </w:pPr>
      <w:r>
        <w:t>At each available decision point, the randomization was independent of prior randomizations and the participants’ responses to previously delivered stress-management exercise reminders. Given the micro-randomized study duration of 1</w:t>
      </w:r>
      <w:r w:rsidR="00881DAC">
        <w:t>0</w:t>
      </w:r>
      <w:r>
        <w:t xml:space="preserve"> days, stress-management exercise reminders could be randomized up to 72</w:t>
      </w:r>
      <w:r w:rsidR="00881DAC">
        <w:t>0</w:t>
      </w:r>
      <w:r>
        <w:t>0 (60 minutes x 12 hours x 1</w:t>
      </w:r>
      <w:r w:rsidR="00881DAC">
        <w:t>0</w:t>
      </w:r>
      <w:r>
        <w:t xml:space="preserve"> days) times for each participant. As we wanted reminders each day with equal representation of delivery at times when the participant is detected to be stressed and not able to be detected as being stressed, we used the </w:t>
      </w:r>
      <w:proofErr w:type="spellStart"/>
      <w:r>
        <w:t>seqRTS</w:t>
      </w:r>
      <w:proofErr w:type="spellEnd"/>
      <w:r>
        <w:t xml:space="preserve"> algorith</w:t>
      </w:r>
      <w:r w:rsidR="000B29A2">
        <w:t>m (cite just-in-time paper).</w:t>
      </w:r>
    </w:p>
    <w:p w14:paraId="254591BD" w14:textId="4E1B2A79" w:rsidR="003C112C" w:rsidRPr="004065AA" w:rsidRDefault="003C112C" w:rsidP="00AB260A">
      <w:pPr>
        <w:jc w:val="both"/>
        <w:rPr>
          <w:rFonts w:cstheme="majorHAnsi"/>
        </w:rPr>
      </w:pPr>
    </w:p>
    <w:p w14:paraId="5F30E486" w14:textId="44F392A0" w:rsidR="004065AA" w:rsidRPr="004065AA" w:rsidRDefault="004065AA" w:rsidP="004065AA">
      <w:pPr>
        <w:jc w:val="both"/>
        <w:rPr>
          <w:rFonts w:cstheme="majorHAnsi"/>
        </w:rPr>
      </w:pPr>
      <w:r w:rsidRPr="004065AA">
        <w:rPr>
          <w:rFonts w:cstheme="majorHAnsi"/>
          <w:color w:val="000000"/>
        </w:rPr>
        <w:t>Randomization probabiliti</w:t>
      </w:r>
      <w:r w:rsidR="00457221">
        <w:rPr>
          <w:rFonts w:cstheme="majorHAnsi"/>
          <w:color w:val="000000"/>
        </w:rPr>
        <w:t>es were such that participants sh</w:t>
      </w:r>
      <w:r w:rsidRPr="004065AA">
        <w:rPr>
          <w:rFonts w:cstheme="majorHAnsi"/>
          <w:color w:val="000000"/>
        </w:rPr>
        <w:t>ould receive an average of 1.5 EMIs per day within pre-lapse days during both stress and not-able-to-classify-as-stress episodes, 1 EMI per day within post-lapse days for stress episodes and 1.5 EMIs per day within post-lapse days for not-able-to-classify-as-stress episodes.</w:t>
      </w:r>
    </w:p>
    <w:p w14:paraId="4E07702A" w14:textId="0E66DC4B" w:rsidR="00FF3AFF" w:rsidRPr="00FF3AFF" w:rsidRDefault="00FF3AFF" w:rsidP="00FF3AFF">
      <w:pPr>
        <w:rPr>
          <w:i/>
          <w:iCs/>
        </w:rPr>
      </w:pPr>
    </w:p>
    <w:p w14:paraId="64F40801" w14:textId="7258AD86" w:rsidR="00FF3AFF" w:rsidRDefault="00CB7B69" w:rsidP="00FF3AFF">
      <w:pPr>
        <w:pStyle w:val="Heading3"/>
        <w:rPr>
          <w:b/>
          <w:bCs/>
          <w:i/>
          <w:iCs/>
        </w:rPr>
      </w:pPr>
      <w:r>
        <w:rPr>
          <w:b/>
          <w:bCs/>
          <w:i/>
          <w:iCs/>
        </w:rPr>
        <w:t>2.</w:t>
      </w:r>
      <w:r w:rsidR="006C0267">
        <w:rPr>
          <w:b/>
          <w:bCs/>
          <w:i/>
          <w:iCs/>
        </w:rPr>
        <w:t>7</w:t>
      </w:r>
      <w:r>
        <w:rPr>
          <w:b/>
          <w:bCs/>
          <w:i/>
          <w:iCs/>
        </w:rPr>
        <w:t xml:space="preserve"> </w:t>
      </w:r>
      <w:r w:rsidR="00FF3AFF" w:rsidRPr="00FF3AFF">
        <w:rPr>
          <w:b/>
          <w:bCs/>
          <w:i/>
          <w:iCs/>
        </w:rPr>
        <w:t xml:space="preserve">Proximal Outcome </w:t>
      </w:r>
    </w:p>
    <w:p w14:paraId="182FFBEF" w14:textId="03E0ACDC" w:rsidR="00FF3AFF" w:rsidDel="006F0A0C" w:rsidRDefault="00FF3AFF" w:rsidP="00FF3AFF">
      <w:pPr>
        <w:rPr>
          <w:del w:id="4" w:author="Menictas, Marianne" w:date="2020-04-20T12:47:00Z"/>
        </w:rPr>
      </w:pPr>
    </w:p>
    <w:p w14:paraId="5BFCA006" w14:textId="074F9A4C" w:rsidR="006F0A0C" w:rsidRDefault="00FF3AFF" w:rsidP="00FF3AFF">
      <w:pPr>
        <w:rPr>
          <w:ins w:id="5" w:author="Menictas, Marianne" w:date="2020-04-20T12:47:00Z"/>
        </w:rPr>
      </w:pPr>
      <w:del w:id="6" w:author="Menictas, Marianne" w:date="2020-04-20T12:47:00Z">
        <w:r w:rsidDel="006F0A0C">
          <w:delText xml:space="preserve">As reminders to practice stress-management exercises were intended to help participants </w:delText>
        </w:r>
        <w:r w:rsidR="00637AF5" w:rsidDel="006F0A0C">
          <w:delText>reduce their physiological stress close to the time that they were delivered, we operationalized their intended proximal effect as the detect</w:delText>
        </w:r>
        <w:r w:rsidR="00D968BF" w:rsidDel="006F0A0C">
          <w:delText>ion</w:delText>
        </w:r>
        <w:r w:rsidR="00637AF5" w:rsidDel="006F0A0C">
          <w:delText xml:space="preserve"> of stress in the 2 hours following the randomization of reminder delivery. </w:delText>
        </w:r>
      </w:del>
    </w:p>
    <w:p w14:paraId="6639CB98" w14:textId="77777777" w:rsidR="006F0A0C" w:rsidRDefault="006F0A0C" w:rsidP="006F0A0C">
      <w:pPr>
        <w:rPr>
          <w:ins w:id="7" w:author="Menictas, Marianne" w:date="2020-04-20T12:47:00Z"/>
        </w:rPr>
      </w:pPr>
      <w:ins w:id="8" w:author="Menictas, Marianne" w:date="2020-04-20T12:47:00Z">
        <w:r>
          <w:t xml:space="preserve">As reminders to practice stress-management exercises were intended to help participants reduce their physiological stress close to the time that they were delivered, we operationalized their intended proximal effect as follows. </w:t>
        </w:r>
      </w:ins>
    </w:p>
    <w:p w14:paraId="524471F7" w14:textId="77777777" w:rsidR="006F0A0C" w:rsidRDefault="006F0A0C" w:rsidP="006F0A0C">
      <w:pPr>
        <w:rPr>
          <w:ins w:id="9" w:author="Menictas, Marianne" w:date="2020-04-20T12:47:00Z"/>
        </w:rPr>
      </w:pPr>
    </w:p>
    <w:p w14:paraId="26D4F237" w14:textId="77777777" w:rsidR="006F0A0C" w:rsidRDefault="006F0A0C" w:rsidP="006F0A0C">
      <w:pPr>
        <w:rPr>
          <w:ins w:id="10" w:author="Menictas, Marianne" w:date="2020-04-20T12:47:00Z"/>
        </w:rPr>
      </w:pPr>
      <w:ins w:id="11" w:author="Menictas, Marianne" w:date="2020-04-20T12:47:00Z">
        <w:r>
          <w:t xml:space="preserve">Define </w:t>
        </w:r>
      </w:ins>
    </w:p>
    <w:p w14:paraId="525CE785" w14:textId="77777777" w:rsidR="006F0A0C" w:rsidRDefault="006F0A0C" w:rsidP="006F0A0C">
      <w:pPr>
        <w:rPr>
          <w:ins w:id="12" w:author="Menictas, Marianne" w:date="2020-04-20T12:47:00Z"/>
        </w:rPr>
      </w:pPr>
    </w:p>
    <w:p w14:paraId="512AB45B" w14:textId="77777777" w:rsidR="006F0A0C" w:rsidRDefault="006F0A0C" w:rsidP="006F0A0C">
      <w:pPr>
        <w:rPr>
          <w:ins w:id="13" w:author="Menictas, Marianne" w:date="2020-04-20T12:47:00Z"/>
        </w:rPr>
      </w:pPr>
      <w:ins w:id="14" w:author="Menictas, Marianne" w:date="2020-04-20T12:47:00Z">
        <w:r>
          <w:t xml:space="preserve">S </w:t>
        </w:r>
        <w:r>
          <w:tab/>
          <w:t xml:space="preserve">= Number of minutes detected as stressed in 120 minutes following an available decision </w:t>
        </w:r>
      </w:ins>
    </w:p>
    <w:p w14:paraId="6E55D522" w14:textId="77777777" w:rsidR="006F0A0C" w:rsidRDefault="006F0A0C" w:rsidP="006F0A0C">
      <w:pPr>
        <w:ind w:left="720"/>
        <w:rPr>
          <w:ins w:id="15" w:author="Menictas, Marianne" w:date="2020-04-20T12:47:00Z"/>
        </w:rPr>
      </w:pPr>
      <w:ins w:id="16" w:author="Menictas, Marianne" w:date="2020-04-20T12:47:00Z">
        <w:r>
          <w:t xml:space="preserve">   point</w:t>
        </w:r>
      </w:ins>
    </w:p>
    <w:p w14:paraId="6DDE5D87" w14:textId="77777777" w:rsidR="006F0A0C" w:rsidRDefault="006F0A0C" w:rsidP="006F0A0C">
      <w:pPr>
        <w:rPr>
          <w:ins w:id="17" w:author="Menictas, Marianne" w:date="2020-04-20T12:47:00Z"/>
        </w:rPr>
      </w:pPr>
      <w:ins w:id="18" w:author="Menictas, Marianne" w:date="2020-04-20T12:47:00Z">
        <w:r>
          <w:t xml:space="preserve">NS </w:t>
        </w:r>
        <w:r>
          <w:tab/>
          <w:t xml:space="preserve">= Number of minutes not able to detect as stressed in 120 minutes following an available </w:t>
        </w:r>
      </w:ins>
    </w:p>
    <w:p w14:paraId="06B6FEB4" w14:textId="77777777" w:rsidR="006F0A0C" w:rsidRDefault="006F0A0C" w:rsidP="006F0A0C">
      <w:pPr>
        <w:ind w:firstLine="720"/>
        <w:rPr>
          <w:ins w:id="19" w:author="Menictas, Marianne" w:date="2020-04-20T12:47:00Z"/>
        </w:rPr>
      </w:pPr>
      <w:ins w:id="20" w:author="Menictas, Marianne" w:date="2020-04-20T12:47:00Z">
        <w:r>
          <w:t xml:space="preserve">   decision point </w:t>
        </w:r>
      </w:ins>
    </w:p>
    <w:p w14:paraId="35560034" w14:textId="77777777" w:rsidR="006F0A0C" w:rsidRDefault="006F0A0C" w:rsidP="006F0A0C">
      <w:pPr>
        <w:rPr>
          <w:ins w:id="21" w:author="Menictas, Marianne" w:date="2020-04-20T12:47:00Z"/>
        </w:rPr>
      </w:pPr>
      <w:ins w:id="22" w:author="Menictas, Marianne" w:date="2020-04-20T12:47:00Z">
        <w:r>
          <w:t xml:space="preserve">A </w:t>
        </w:r>
        <w:r>
          <w:tab/>
          <w:t xml:space="preserve">= Number of minutes detected as physically active in 120 minutes following an available </w:t>
        </w:r>
      </w:ins>
    </w:p>
    <w:p w14:paraId="3F52A94D" w14:textId="77777777" w:rsidR="006F0A0C" w:rsidRPr="00801BCF" w:rsidRDefault="006F0A0C" w:rsidP="006F0A0C">
      <w:pPr>
        <w:ind w:left="720"/>
        <w:rPr>
          <w:ins w:id="23" w:author="Menictas, Marianne" w:date="2020-04-20T12:47:00Z"/>
        </w:rPr>
      </w:pPr>
      <w:ins w:id="24" w:author="Menictas, Marianne" w:date="2020-04-20T12:47:00Z">
        <w:r>
          <w:t xml:space="preserve">   decision point </w:t>
        </w:r>
      </w:ins>
    </w:p>
    <w:p w14:paraId="6135C3B7" w14:textId="77777777" w:rsidR="006F0A0C" w:rsidRDefault="006F0A0C" w:rsidP="006F0A0C">
      <w:pPr>
        <w:rPr>
          <w:ins w:id="25" w:author="Menictas, Marianne" w:date="2020-04-20T12:47:00Z"/>
          <w:b/>
          <w:bCs/>
        </w:rPr>
      </w:pPr>
    </w:p>
    <w:p w14:paraId="66A22E07" w14:textId="77777777" w:rsidR="006F0A0C" w:rsidRDefault="006F0A0C" w:rsidP="006F0A0C">
      <w:pPr>
        <w:rPr>
          <w:ins w:id="26" w:author="Menictas, Marianne" w:date="2020-04-20T12:47:00Z"/>
        </w:rPr>
      </w:pPr>
      <w:ins w:id="27" w:author="Menictas, Marianne" w:date="2020-04-20T12:47:00Z">
        <w:r>
          <w:t xml:space="preserve">The proximal outcome variable takes on three values. Specifically, </w:t>
        </w:r>
      </w:ins>
    </w:p>
    <w:p w14:paraId="76CCA79E" w14:textId="77777777" w:rsidR="006F0A0C" w:rsidRDefault="006F0A0C" w:rsidP="006F0A0C">
      <w:pPr>
        <w:rPr>
          <w:ins w:id="28" w:author="Menictas, Marianne" w:date="2020-04-20T12:47:00Z"/>
        </w:rPr>
      </w:pPr>
    </w:p>
    <w:p w14:paraId="244759E0" w14:textId="77777777" w:rsidR="006F0A0C" w:rsidRDefault="006F0A0C" w:rsidP="006F0A0C">
      <w:pPr>
        <w:rPr>
          <w:ins w:id="29" w:author="Menictas, Marianne" w:date="2020-04-20T12:47:00Z"/>
        </w:rPr>
      </w:pPr>
      <w:ins w:id="30" w:author="Menictas, Marianne" w:date="2020-04-20T12:47:00Z">
        <w:r>
          <w:t xml:space="preserve">Y </w:t>
        </w:r>
        <w:r>
          <w:tab/>
          <w:t xml:space="preserve">= {“detected as stressed” if </w:t>
        </w:r>
        <w:proofErr w:type="gramStart"/>
        <w:r>
          <w:t>max(</w:t>
        </w:r>
        <w:proofErr w:type="gramEnd"/>
        <w:r>
          <w:t xml:space="preserve">S, NS, A) = S, </w:t>
        </w:r>
      </w:ins>
    </w:p>
    <w:p w14:paraId="604FBB6B" w14:textId="77777777" w:rsidR="006F0A0C" w:rsidRDefault="006F0A0C" w:rsidP="006F0A0C">
      <w:pPr>
        <w:ind w:firstLine="720"/>
        <w:rPr>
          <w:ins w:id="31" w:author="Menictas, Marianne" w:date="2020-04-20T12:47:00Z"/>
        </w:rPr>
      </w:pPr>
      <w:ins w:id="32" w:author="Menictas, Marianne" w:date="2020-04-20T12:47:00Z">
        <w:r>
          <w:t xml:space="preserve">     “not able to detect as stressed” if </w:t>
        </w:r>
        <w:proofErr w:type="gramStart"/>
        <w:r>
          <w:t>max(</w:t>
        </w:r>
        <w:proofErr w:type="gramEnd"/>
        <w:r>
          <w:t xml:space="preserve">S, NS, A) = NS, </w:t>
        </w:r>
      </w:ins>
    </w:p>
    <w:p w14:paraId="6DD5D7ED" w14:textId="77777777" w:rsidR="006F0A0C" w:rsidRDefault="006F0A0C" w:rsidP="006F0A0C">
      <w:pPr>
        <w:ind w:firstLine="720"/>
        <w:rPr>
          <w:ins w:id="33" w:author="Menictas, Marianne" w:date="2020-04-20T12:47:00Z"/>
        </w:rPr>
      </w:pPr>
      <w:ins w:id="34" w:author="Menictas, Marianne" w:date="2020-04-20T12:47:00Z">
        <w:r>
          <w:t xml:space="preserve">     “physically active” if </w:t>
        </w:r>
        <w:proofErr w:type="gramStart"/>
        <w:r>
          <w:t>max(</w:t>
        </w:r>
        <w:proofErr w:type="gramEnd"/>
        <w:r>
          <w:t>S, NS, A) = A}.</w:t>
        </w:r>
      </w:ins>
    </w:p>
    <w:p w14:paraId="195B7F92" w14:textId="77777777" w:rsidR="006F0A0C" w:rsidRPr="00FF3AFF" w:rsidRDefault="006F0A0C" w:rsidP="00FF3AFF"/>
    <w:p w14:paraId="616A6ED8" w14:textId="4B2B4D7A" w:rsidR="00FF3AFF" w:rsidRPr="00FF3AFF" w:rsidRDefault="00FF3AFF" w:rsidP="00FF3AFF">
      <w:pPr>
        <w:rPr>
          <w:i/>
          <w:iCs/>
        </w:rPr>
      </w:pPr>
    </w:p>
    <w:p w14:paraId="45522F7E" w14:textId="586D1382" w:rsidR="00FF3AFF" w:rsidRPr="00FF3AFF" w:rsidRDefault="00CB7B69" w:rsidP="00FF3AFF">
      <w:pPr>
        <w:pStyle w:val="Heading3"/>
        <w:rPr>
          <w:b/>
          <w:bCs/>
          <w:i/>
          <w:iCs/>
        </w:rPr>
      </w:pPr>
      <w:r>
        <w:rPr>
          <w:b/>
          <w:bCs/>
          <w:i/>
          <w:iCs/>
        </w:rPr>
        <w:lastRenderedPageBreak/>
        <w:t>2.</w:t>
      </w:r>
      <w:r w:rsidR="006C0267">
        <w:rPr>
          <w:b/>
          <w:bCs/>
          <w:i/>
          <w:iCs/>
        </w:rPr>
        <w:t>8</w:t>
      </w:r>
      <w:r>
        <w:rPr>
          <w:b/>
          <w:bCs/>
          <w:i/>
          <w:iCs/>
        </w:rPr>
        <w:t xml:space="preserve"> </w:t>
      </w:r>
      <w:r w:rsidR="00FF3AFF" w:rsidRPr="00FF3AFF">
        <w:rPr>
          <w:b/>
          <w:bCs/>
          <w:i/>
          <w:iCs/>
        </w:rPr>
        <w:t>Statistical Analysis</w:t>
      </w:r>
    </w:p>
    <w:p w14:paraId="4EF3871B" w14:textId="5B9E947E" w:rsidR="00FF3AFF" w:rsidRDefault="00FF3AFF" w:rsidP="00FF3AFF"/>
    <w:p w14:paraId="128EB2EB" w14:textId="6D021B7D" w:rsidR="007E47D7" w:rsidRDefault="00637AF5" w:rsidP="00FF3AFF">
      <w:r>
        <w:t>All analyses were performed using a centered and weighted least squares method (</w:t>
      </w:r>
      <w:proofErr w:type="spellStart"/>
      <w:r w:rsidRPr="00637AF5">
        <w:t>Boruvka</w:t>
      </w:r>
      <w:proofErr w:type="spellEnd"/>
      <w:r>
        <w:t xml:space="preserve"> et.al., 2018). This method estimates parameters in models for the treatment effects and allows robust (without incurring bias in the treatment effect model) inclusion of covariates to reduce noise. The method is similar to generalized estimating equation and multi-level models in that it accommodates the nested nature of the data (decision points nested within participants) and associated within-participant correlation across time in the outcome. Furthermore, the method takes advantage of the sequential randomization to estimate causal treatment effects. See the Supplementary Material for technical details.</w:t>
      </w:r>
      <w:r w:rsidR="006D4246">
        <w:t xml:space="preserve"> We prespecified </w:t>
      </w:r>
      <w:r w:rsidR="00886956">
        <w:t>three</w:t>
      </w:r>
      <w:r w:rsidR="006D4246">
        <w:t xml:space="preserve"> primary analyses </w:t>
      </w:r>
      <w:r w:rsidR="006D4246">
        <w:rPr>
          <w:i/>
          <w:iCs/>
        </w:rPr>
        <w:t>(1)</w:t>
      </w:r>
      <w:r w:rsidR="006D4246">
        <w:t xml:space="preserve">: </w:t>
      </w:r>
      <w:r w:rsidR="00EB0B79">
        <w:t xml:space="preserve">test for an </w:t>
      </w:r>
      <w:r w:rsidR="006D4246">
        <w:t xml:space="preserve">overall (average, across all time points) effect of delivering a reminder versus providing no reminder </w:t>
      </w:r>
      <w:r w:rsidR="00886956">
        <w:t xml:space="preserve">on the subsequent 2-hour detected likelihood of stress; </w:t>
      </w:r>
      <w:r w:rsidR="00886956">
        <w:rPr>
          <w:i/>
          <w:iCs/>
        </w:rPr>
        <w:t>(2)</w:t>
      </w:r>
      <w:r w:rsidR="00886956">
        <w:t xml:space="preserve"> </w:t>
      </w:r>
      <w:r w:rsidR="00EB0B79">
        <w:t xml:space="preserve">test for decreasing effect with </w:t>
      </w:r>
      <w:r w:rsidR="00886956">
        <w:t xml:space="preserve">day in the study;  and </w:t>
      </w:r>
      <w:r w:rsidR="00886956">
        <w:rPr>
          <w:i/>
          <w:iCs/>
        </w:rPr>
        <w:t>(3)</w:t>
      </w:r>
      <w:r w:rsidR="00886956">
        <w:t xml:space="preserve"> </w:t>
      </w:r>
      <w:r w:rsidR="00EB0B79">
        <w:t xml:space="preserve">test </w:t>
      </w:r>
      <w:r w:rsidR="00886956">
        <w:t>whether the reminder effect is larger when provided to those who are detected as being stressed vs those who are</w:t>
      </w:r>
      <w:r w:rsidR="00860787">
        <w:t xml:space="preserve"> not able to be detected as</w:t>
      </w:r>
      <w:r w:rsidR="00886956">
        <w:t xml:space="preserve"> stresse</w:t>
      </w:r>
      <w:r w:rsidR="00860787">
        <w:t>d. To reduce noise, all analyses were adjusted for a pretreatment detect</w:t>
      </w:r>
      <w:r w:rsidR="00D968BF">
        <w:t xml:space="preserve">ion </w:t>
      </w:r>
      <w:r w:rsidR="00860787">
        <w:t xml:space="preserve">of stress, operationalized as the detected likelihood of stress in the 2-hours prior to the decision point. See Supplementary Material </w:t>
      </w:r>
      <w:r w:rsidR="00CE7E0B">
        <w:t xml:space="preserve">at the end of this document </w:t>
      </w:r>
      <w:r w:rsidR="00860787">
        <w:t xml:space="preserve">for full analysis details. </w:t>
      </w:r>
    </w:p>
    <w:p w14:paraId="6CEDA3AD" w14:textId="646DB896" w:rsidR="007E47D7" w:rsidRDefault="007E47D7" w:rsidP="00FF3AFF"/>
    <w:p w14:paraId="604F3DDD" w14:textId="0AF6F827" w:rsidR="007E47D7" w:rsidRDefault="007E47D7" w:rsidP="00FF3AFF">
      <w:r w:rsidRPr="000C3DCB">
        <w:rPr>
          <w:b/>
          <w:bCs/>
        </w:rPr>
        <w:t xml:space="preserve">Need to </w:t>
      </w:r>
      <w:r>
        <w:rPr>
          <w:b/>
          <w:bCs/>
        </w:rPr>
        <w:t>confirm</w:t>
      </w:r>
      <w:r w:rsidRPr="000C3DCB">
        <w:rPr>
          <w:b/>
          <w:bCs/>
        </w:rPr>
        <w:t xml:space="preserve"> this</w:t>
      </w:r>
      <w:r>
        <w:rPr>
          <w:b/>
          <w:bCs/>
        </w:rPr>
        <w:t xml:space="preserve"> with team</w:t>
      </w:r>
      <w:r>
        <w:t xml:space="preserve">: Power analysis was not conducted and instead the pre-determined number of participants in this study was based on the number of devices and budget. </w:t>
      </w:r>
    </w:p>
    <w:p w14:paraId="51479B55" w14:textId="77777777" w:rsidR="007E47D7" w:rsidRDefault="007E47D7" w:rsidP="00FF3AFF"/>
    <w:p w14:paraId="2CFDF7CC" w14:textId="66A91E90" w:rsidR="00860787" w:rsidRPr="00E564E2" w:rsidRDefault="00E564E2" w:rsidP="00FF3AFF">
      <w:pPr>
        <w:rPr>
          <w:color w:val="000000" w:themeColor="text1"/>
        </w:rPr>
      </w:pPr>
      <w:r>
        <w:rPr>
          <w:color w:val="000000" w:themeColor="text1"/>
        </w:rPr>
        <w:t xml:space="preserve">Analyses were conducted using R version 3.6.1 (R Core Team, 2013). </w:t>
      </w:r>
    </w:p>
    <w:p w14:paraId="14D5ADC1" w14:textId="77777777" w:rsidR="00637AF5" w:rsidRPr="00FF3AFF" w:rsidRDefault="00637AF5" w:rsidP="00FF3AFF"/>
    <w:p w14:paraId="74FB785C" w14:textId="1436CD72" w:rsidR="00FF3AFF" w:rsidRPr="00FF3AFF" w:rsidRDefault="00FF3AFF" w:rsidP="00CB7B69">
      <w:pPr>
        <w:pStyle w:val="Heading2"/>
        <w:numPr>
          <w:ilvl w:val="0"/>
          <w:numId w:val="1"/>
        </w:numPr>
        <w:rPr>
          <w:b/>
          <w:bCs/>
        </w:rPr>
      </w:pPr>
      <w:r w:rsidRPr="00FF3AFF">
        <w:rPr>
          <w:b/>
          <w:bCs/>
        </w:rPr>
        <w:t xml:space="preserve">Results </w:t>
      </w:r>
    </w:p>
    <w:p w14:paraId="5C96258B" w14:textId="2EC8CAA6" w:rsidR="00FF3AFF" w:rsidRDefault="00FF3AFF" w:rsidP="00FF3AFF"/>
    <w:p w14:paraId="3A92941D" w14:textId="4ACE6BFA" w:rsidR="00FF3AFF" w:rsidRDefault="00CB7B69" w:rsidP="00FF3AFF">
      <w:pPr>
        <w:pStyle w:val="Heading3"/>
        <w:rPr>
          <w:b/>
          <w:bCs/>
          <w:i/>
          <w:iCs/>
        </w:rPr>
      </w:pPr>
      <w:r>
        <w:rPr>
          <w:b/>
          <w:bCs/>
          <w:i/>
          <w:iCs/>
        </w:rPr>
        <w:t xml:space="preserve">3.1 </w:t>
      </w:r>
      <w:r w:rsidR="00FF3AFF">
        <w:rPr>
          <w:b/>
          <w:bCs/>
          <w:i/>
          <w:iCs/>
        </w:rPr>
        <w:t xml:space="preserve">Participant Sample </w:t>
      </w:r>
    </w:p>
    <w:p w14:paraId="363A6202" w14:textId="6CBAD165" w:rsidR="00FF3AFF" w:rsidRDefault="00FF3AFF" w:rsidP="00FF3AFF"/>
    <w:p w14:paraId="1BBD4430" w14:textId="321C97DB" w:rsidR="00D90C87" w:rsidRDefault="00E564E2" w:rsidP="00FF3AFF">
      <w:pPr>
        <w:rPr>
          <w:color w:val="000000" w:themeColor="text1"/>
        </w:rPr>
      </w:pPr>
      <w:r>
        <w:t xml:space="preserve">We recruited 70 participants in the Chicagoland, IL, area (see Table 1 for sample characteristics). Of these, we excluded all data from </w:t>
      </w:r>
      <w:r w:rsidR="00C40D10">
        <w:t>2</w:t>
      </w:r>
      <w:r w:rsidR="00B64D39">
        <w:t>1 who did not</w:t>
      </w:r>
      <w:r w:rsidR="007F4E1E">
        <w:rPr>
          <w:color w:val="000000" w:themeColor="text1"/>
        </w:rPr>
        <w:t xml:space="preserve"> generate</w:t>
      </w:r>
      <w:r w:rsidR="00B64D39">
        <w:rPr>
          <w:color w:val="000000" w:themeColor="text1"/>
        </w:rPr>
        <w:t xml:space="preserve"> any</w:t>
      </w:r>
      <w:r w:rsidR="007F4E1E">
        <w:rPr>
          <w:color w:val="000000" w:themeColor="text1"/>
        </w:rPr>
        <w:t xml:space="preserve"> decision </w:t>
      </w:r>
      <w:r w:rsidR="001C050C">
        <w:rPr>
          <w:color w:val="000000" w:themeColor="text1"/>
        </w:rPr>
        <w:t>points</w:t>
      </w:r>
      <w:r w:rsidR="00B64D39">
        <w:rPr>
          <w:color w:val="000000" w:themeColor="text1"/>
        </w:rPr>
        <w:t>,</w:t>
      </w:r>
      <w:r w:rsidR="007F4E1E">
        <w:rPr>
          <w:color w:val="000000" w:themeColor="text1"/>
        </w:rPr>
        <w:t xml:space="preserve"> i.e., there was no point during the 10 days in which the participants were detected to be at the peak of either a detected stressed episode or an episode that was not detected to be a stressed episode. </w:t>
      </w:r>
      <w:r w:rsidR="00B64D39">
        <w:rPr>
          <w:color w:val="000000" w:themeColor="text1"/>
        </w:rPr>
        <w:t xml:space="preserve">Of these 21 participants, 10 had dropped out early in the study (after 1, 3, 4 and 9 days of the </w:t>
      </w:r>
      <w:proofErr w:type="gramStart"/>
      <w:r w:rsidR="00B64D39">
        <w:rPr>
          <w:color w:val="000000" w:themeColor="text1"/>
        </w:rPr>
        <w:t>14 day</w:t>
      </w:r>
      <w:proofErr w:type="gramEnd"/>
      <w:r w:rsidR="00B64D39">
        <w:rPr>
          <w:color w:val="000000" w:themeColor="text1"/>
        </w:rPr>
        <w:t xml:space="preserve"> study). </w:t>
      </w:r>
      <w:r w:rsidR="000744B6">
        <w:rPr>
          <w:color w:val="000000" w:themeColor="text1"/>
        </w:rPr>
        <w:t>Thus, 4</w:t>
      </w:r>
      <w:r w:rsidR="00B64D39">
        <w:rPr>
          <w:color w:val="000000" w:themeColor="text1"/>
        </w:rPr>
        <w:t>9</w:t>
      </w:r>
      <w:r w:rsidR="000744B6">
        <w:rPr>
          <w:color w:val="000000" w:themeColor="text1"/>
        </w:rPr>
        <w:t xml:space="preserve"> participants remained in the sample (see Fig. 1 for the CONSORT diagram). </w:t>
      </w:r>
    </w:p>
    <w:p w14:paraId="51A1CB35" w14:textId="46FD9867" w:rsidR="00A0747D" w:rsidRDefault="00A0747D" w:rsidP="00FF3AFF">
      <w:pPr>
        <w:rPr>
          <w:color w:val="000000" w:themeColor="text1"/>
        </w:rPr>
      </w:pPr>
    </w:p>
    <w:p w14:paraId="4E7656A1" w14:textId="2C721D51" w:rsidR="00A0747D" w:rsidRDefault="00B64D39" w:rsidP="00A0747D">
      <w:pPr>
        <w:keepNext/>
        <w:jc w:val="center"/>
      </w:pPr>
      <w:r>
        <w:rPr>
          <w:noProof/>
        </w:rPr>
        <w:lastRenderedPageBreak/>
        <w:drawing>
          <wp:inline distT="0" distB="0" distL="0" distR="0" wp14:anchorId="6D98BBE5" wp14:editId="2BE8A12C">
            <wp:extent cx="4795736" cy="2841064"/>
            <wp:effectExtent l="0" t="0" r="5080" b="3810"/>
            <wp:docPr id="4" name="Picture 4" descr="A red traffic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SORT_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26778" cy="2859454"/>
                    </a:xfrm>
                    <a:prstGeom prst="rect">
                      <a:avLst/>
                    </a:prstGeom>
                  </pic:spPr>
                </pic:pic>
              </a:graphicData>
            </a:graphic>
          </wp:inline>
        </w:drawing>
      </w:r>
    </w:p>
    <w:p w14:paraId="7E514BB7" w14:textId="7FF7EDBC" w:rsidR="00A0747D" w:rsidRPr="002C00FC" w:rsidRDefault="00A0747D" w:rsidP="00A0747D">
      <w:pPr>
        <w:pStyle w:val="Caption"/>
        <w:jc w:val="center"/>
        <w:rPr>
          <w:color w:val="000000" w:themeColor="text1"/>
        </w:rPr>
      </w:pPr>
      <w:r w:rsidRPr="002C00FC">
        <w:rPr>
          <w:color w:val="000000" w:themeColor="text1"/>
        </w:rPr>
        <w:t xml:space="preserve">Figure </w:t>
      </w:r>
      <w:r w:rsidRPr="002C00FC">
        <w:rPr>
          <w:color w:val="000000" w:themeColor="text1"/>
        </w:rPr>
        <w:fldChar w:fldCharType="begin"/>
      </w:r>
      <w:r w:rsidRPr="002C00FC">
        <w:rPr>
          <w:color w:val="000000" w:themeColor="text1"/>
        </w:rPr>
        <w:instrText xml:space="preserve"> SEQ Figure \* ARABIC </w:instrText>
      </w:r>
      <w:r w:rsidRPr="002C00FC">
        <w:rPr>
          <w:color w:val="000000" w:themeColor="text1"/>
        </w:rPr>
        <w:fldChar w:fldCharType="separate"/>
      </w:r>
      <w:r w:rsidR="004F4A1C">
        <w:rPr>
          <w:noProof/>
          <w:color w:val="000000" w:themeColor="text1"/>
        </w:rPr>
        <w:t>1</w:t>
      </w:r>
      <w:r w:rsidRPr="002C00FC">
        <w:rPr>
          <w:color w:val="000000" w:themeColor="text1"/>
        </w:rPr>
        <w:fldChar w:fldCharType="end"/>
      </w:r>
      <w:r w:rsidRPr="002C00FC">
        <w:rPr>
          <w:color w:val="000000" w:themeColor="text1"/>
        </w:rPr>
        <w:t>: CONSORT diagram.</w:t>
      </w:r>
    </w:p>
    <w:p w14:paraId="0AD3534A" w14:textId="682F05E3" w:rsidR="00A0747D" w:rsidRDefault="00A0747D" w:rsidP="00A0747D"/>
    <w:p w14:paraId="3389C13D" w14:textId="43E8F41C" w:rsidR="006E3B80" w:rsidRPr="002C00FC" w:rsidRDefault="006E3B80" w:rsidP="006E3B80">
      <w:pPr>
        <w:pStyle w:val="Caption"/>
        <w:keepNext/>
        <w:jc w:val="center"/>
        <w:rPr>
          <w:color w:val="000000" w:themeColor="text1"/>
        </w:rPr>
      </w:pPr>
      <w:r w:rsidRPr="002C00FC">
        <w:rPr>
          <w:color w:val="000000" w:themeColor="text1"/>
        </w:rPr>
        <w:lastRenderedPageBreak/>
        <w:t xml:space="preserve">Table </w:t>
      </w:r>
      <w:r w:rsidRPr="002C00FC">
        <w:rPr>
          <w:color w:val="000000" w:themeColor="text1"/>
        </w:rPr>
        <w:fldChar w:fldCharType="begin"/>
      </w:r>
      <w:r w:rsidRPr="002C00FC">
        <w:rPr>
          <w:color w:val="000000" w:themeColor="text1"/>
        </w:rPr>
        <w:instrText xml:space="preserve"> SEQ Table \* ARABIC </w:instrText>
      </w:r>
      <w:r w:rsidRPr="002C00FC">
        <w:rPr>
          <w:color w:val="000000" w:themeColor="text1"/>
        </w:rPr>
        <w:fldChar w:fldCharType="separate"/>
      </w:r>
      <w:r w:rsidR="00435212">
        <w:rPr>
          <w:noProof/>
          <w:color w:val="000000" w:themeColor="text1"/>
        </w:rPr>
        <w:t>1</w:t>
      </w:r>
      <w:r w:rsidRPr="002C00FC">
        <w:rPr>
          <w:color w:val="000000" w:themeColor="text1"/>
        </w:rPr>
        <w:fldChar w:fldCharType="end"/>
      </w:r>
      <w:r w:rsidRPr="002C00FC">
        <w:rPr>
          <w:color w:val="000000" w:themeColor="text1"/>
        </w:rPr>
        <w:t>: Baseline characteristics of Sense2Stop participants.</w:t>
      </w:r>
    </w:p>
    <w:p w14:paraId="286B6881" w14:textId="6851C47D" w:rsidR="00D90C87" w:rsidRDefault="000A62CB" w:rsidP="006E3B80">
      <w:pPr>
        <w:jc w:val="center"/>
      </w:pPr>
      <w:r w:rsidRPr="000A62CB">
        <w:rPr>
          <w:noProof/>
        </w:rPr>
        <w:t xml:space="preserve"> </w:t>
      </w:r>
      <w:r w:rsidRPr="000A62CB">
        <w:rPr>
          <w:noProof/>
        </w:rPr>
        <w:drawing>
          <wp:inline distT="0" distB="0" distL="0" distR="0" wp14:anchorId="6198B020" wp14:editId="53E1B20A">
            <wp:extent cx="3405186" cy="63436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928" r="11633"/>
                    <a:stretch/>
                  </pic:blipFill>
                  <pic:spPr bwMode="auto">
                    <a:xfrm>
                      <a:off x="0" y="0"/>
                      <a:ext cx="3417765" cy="6367127"/>
                    </a:xfrm>
                    <a:prstGeom prst="rect">
                      <a:avLst/>
                    </a:prstGeom>
                    <a:ln>
                      <a:noFill/>
                    </a:ln>
                    <a:extLst>
                      <a:ext uri="{53640926-AAD7-44D8-BBD7-CCE9431645EC}">
                        <a14:shadowObscured xmlns:a14="http://schemas.microsoft.com/office/drawing/2010/main"/>
                      </a:ext>
                    </a:extLst>
                  </pic:spPr>
                </pic:pic>
              </a:graphicData>
            </a:graphic>
          </wp:inline>
        </w:drawing>
      </w:r>
    </w:p>
    <w:p w14:paraId="329E0CC7" w14:textId="77777777" w:rsidR="00E564E2" w:rsidRDefault="00E564E2" w:rsidP="00FF3AFF"/>
    <w:p w14:paraId="26233A5C" w14:textId="2C1279A4" w:rsidR="00CC684A" w:rsidRDefault="00CC684A" w:rsidP="00DF5F7F">
      <w:pPr>
        <w:pStyle w:val="Heading3"/>
        <w:numPr>
          <w:ilvl w:val="1"/>
          <w:numId w:val="1"/>
        </w:numPr>
      </w:pPr>
      <w:r>
        <w:rPr>
          <w:b/>
          <w:bCs/>
          <w:i/>
          <w:iCs/>
        </w:rPr>
        <w:t xml:space="preserve">Included Decision Points </w:t>
      </w:r>
    </w:p>
    <w:p w14:paraId="580856D3" w14:textId="77777777" w:rsidR="00B8127E" w:rsidRDefault="00B8127E" w:rsidP="00CC684A"/>
    <w:p w14:paraId="2B20A730" w14:textId="78660683" w:rsidR="00260B85" w:rsidRDefault="00881DAC" w:rsidP="00CC684A">
      <w:r>
        <w:t>Each of the</w:t>
      </w:r>
      <w:r w:rsidR="00CC684A">
        <w:t xml:space="preserve"> 4</w:t>
      </w:r>
      <w:r w:rsidR="006A5BF1">
        <w:t>9</w:t>
      </w:r>
      <w:r w:rsidR="00CC684A">
        <w:t xml:space="preserve"> participants generated </w:t>
      </w:r>
      <w:r w:rsidR="00260B85">
        <w:t xml:space="preserve">an average of </w:t>
      </w:r>
      <w:r w:rsidR="000C3DCB">
        <w:t xml:space="preserve">198 </w:t>
      </w:r>
      <w:r>
        <w:t>decision points</w:t>
      </w:r>
      <w:r w:rsidR="0054394E">
        <w:t xml:space="preserve"> (average of total decision points per participant)</w:t>
      </w:r>
      <w:r>
        <w:t xml:space="preserve"> over the course of the </w:t>
      </w:r>
      <w:proofErr w:type="gramStart"/>
      <w:r>
        <w:t>10 day</w:t>
      </w:r>
      <w:proofErr w:type="gramEnd"/>
      <w:r>
        <w:t xml:space="preserve"> micro-randomiz</w:t>
      </w:r>
      <w:r w:rsidR="0023237F">
        <w:t>ed</w:t>
      </w:r>
      <w:r>
        <w:t xml:space="preserve"> trial, with a daily median as indicated by the boxplots in Figure 2. </w:t>
      </w:r>
    </w:p>
    <w:p w14:paraId="7F255CBE" w14:textId="5763E73F" w:rsidR="00881DAC" w:rsidRDefault="00881DAC" w:rsidP="00CC684A"/>
    <w:p w14:paraId="46918C51" w14:textId="258A2734" w:rsidR="00881DAC" w:rsidRDefault="00F66F32" w:rsidP="00881DAC">
      <w:pPr>
        <w:keepNext/>
        <w:jc w:val="center"/>
      </w:pPr>
      <w:r>
        <w:rPr>
          <w:noProof/>
        </w:rPr>
        <w:lastRenderedPageBreak/>
        <w:drawing>
          <wp:inline distT="0" distB="0" distL="0" distR="0" wp14:anchorId="400EB667" wp14:editId="7ADA4D9B">
            <wp:extent cx="4879830" cy="2392818"/>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xplots_number_dec_points_per_day.png"/>
                    <pic:cNvPicPr/>
                  </pic:nvPicPr>
                  <pic:blipFill rotWithShape="1">
                    <a:blip r:embed="rId10" cstate="print">
                      <a:extLst>
                        <a:ext uri="{28A0092B-C50C-407E-A947-70E740481C1C}">
                          <a14:useLocalDpi xmlns:a14="http://schemas.microsoft.com/office/drawing/2010/main" val="0"/>
                        </a:ext>
                      </a:extLst>
                    </a:blip>
                    <a:srcRect l="8296" t="11149" r="9556" b="2789"/>
                    <a:stretch/>
                  </pic:blipFill>
                  <pic:spPr bwMode="auto">
                    <a:xfrm>
                      <a:off x="0" y="0"/>
                      <a:ext cx="4882584" cy="2394169"/>
                    </a:xfrm>
                    <a:prstGeom prst="rect">
                      <a:avLst/>
                    </a:prstGeom>
                    <a:ln>
                      <a:noFill/>
                    </a:ln>
                    <a:extLst>
                      <a:ext uri="{53640926-AAD7-44D8-BBD7-CCE9431645EC}">
                        <a14:shadowObscured xmlns:a14="http://schemas.microsoft.com/office/drawing/2010/main"/>
                      </a:ext>
                    </a:extLst>
                  </pic:spPr>
                </pic:pic>
              </a:graphicData>
            </a:graphic>
          </wp:inline>
        </w:drawing>
      </w:r>
    </w:p>
    <w:p w14:paraId="6B706438" w14:textId="1B0F0099" w:rsidR="0057491D" w:rsidRDefault="00881DAC" w:rsidP="00F66F32">
      <w:pPr>
        <w:pStyle w:val="Caption"/>
        <w:jc w:val="center"/>
        <w:rPr>
          <w:color w:val="000000" w:themeColor="text1"/>
        </w:rPr>
      </w:pPr>
      <w:r w:rsidRPr="00881DAC">
        <w:rPr>
          <w:color w:val="000000" w:themeColor="text1"/>
        </w:rPr>
        <w:t xml:space="preserve">Figure </w:t>
      </w:r>
      <w:r w:rsidRPr="00881DAC">
        <w:rPr>
          <w:color w:val="000000" w:themeColor="text1"/>
        </w:rPr>
        <w:fldChar w:fldCharType="begin"/>
      </w:r>
      <w:r w:rsidRPr="00881DAC">
        <w:rPr>
          <w:color w:val="000000" w:themeColor="text1"/>
        </w:rPr>
        <w:instrText xml:space="preserve"> SEQ Figure \* ARABIC </w:instrText>
      </w:r>
      <w:r w:rsidRPr="00881DAC">
        <w:rPr>
          <w:color w:val="000000" w:themeColor="text1"/>
        </w:rPr>
        <w:fldChar w:fldCharType="separate"/>
      </w:r>
      <w:r w:rsidR="004F4A1C">
        <w:rPr>
          <w:noProof/>
          <w:color w:val="000000" w:themeColor="text1"/>
        </w:rPr>
        <w:t>2</w:t>
      </w:r>
      <w:r w:rsidRPr="00881DAC">
        <w:rPr>
          <w:color w:val="000000" w:themeColor="text1"/>
        </w:rPr>
        <w:fldChar w:fldCharType="end"/>
      </w:r>
      <w:r w:rsidRPr="00881DAC">
        <w:rPr>
          <w:color w:val="000000" w:themeColor="text1"/>
        </w:rPr>
        <w:t xml:space="preserve">: Boxplots </w:t>
      </w:r>
      <w:r>
        <w:rPr>
          <w:color w:val="000000" w:themeColor="text1"/>
        </w:rPr>
        <w:t>representing the</w:t>
      </w:r>
      <w:r w:rsidRPr="00881DAC">
        <w:rPr>
          <w:color w:val="000000" w:themeColor="text1"/>
        </w:rPr>
        <w:t xml:space="preserve"> number of </w:t>
      </w:r>
      <w:r>
        <w:rPr>
          <w:color w:val="000000" w:themeColor="text1"/>
        </w:rPr>
        <w:t xml:space="preserve">generated </w:t>
      </w:r>
      <w:r w:rsidRPr="00881DAC">
        <w:rPr>
          <w:color w:val="000000" w:themeColor="text1"/>
        </w:rPr>
        <w:t>decision points per day.</w:t>
      </w:r>
    </w:p>
    <w:p w14:paraId="4799DEFE" w14:textId="77777777" w:rsidR="006B331C" w:rsidRPr="0002370F" w:rsidRDefault="006B331C" w:rsidP="0002370F"/>
    <w:p w14:paraId="49FB4BD6" w14:textId="0AD4BA6A" w:rsidR="00FF3AFF" w:rsidRPr="0023237F" w:rsidRDefault="00FF3AFF" w:rsidP="0023237F">
      <w:pPr>
        <w:pStyle w:val="ListParagraph"/>
        <w:numPr>
          <w:ilvl w:val="1"/>
          <w:numId w:val="1"/>
        </w:numPr>
        <w:rPr>
          <w:b/>
          <w:bCs/>
          <w:i/>
          <w:iCs/>
        </w:rPr>
      </w:pPr>
      <w:r w:rsidRPr="0023237F">
        <w:rPr>
          <w:b/>
          <w:bCs/>
          <w:i/>
          <w:iCs/>
        </w:rPr>
        <w:t xml:space="preserve">Available Decision Points </w:t>
      </w:r>
    </w:p>
    <w:p w14:paraId="17253E53" w14:textId="65B33FD2" w:rsidR="0023237F" w:rsidRDefault="0023237F" w:rsidP="0023237F">
      <w:pPr>
        <w:rPr>
          <w:b/>
          <w:bCs/>
          <w:i/>
          <w:iCs/>
        </w:rPr>
      </w:pPr>
    </w:p>
    <w:p w14:paraId="3C27B224" w14:textId="2AF40D13" w:rsidR="00CE4415" w:rsidRDefault="004452CD" w:rsidP="0023237F">
      <w:r>
        <w:t xml:space="preserve">There were </w:t>
      </w:r>
      <w:r w:rsidR="006A5BF1">
        <w:t xml:space="preserve">9704 </w:t>
      </w:r>
      <w:r>
        <w:t xml:space="preserve">total generated decision points across all days of the micro-randomized trial phase of the Sense2Stop study and across </w:t>
      </w:r>
      <w:r w:rsidR="00C94854">
        <w:t>all of the</w:t>
      </w:r>
      <w:r>
        <w:t xml:space="preserve"> 4</w:t>
      </w:r>
      <w:r w:rsidR="006A5BF1">
        <w:t>9</w:t>
      </w:r>
      <w:r>
        <w:t xml:space="preserve"> participants. Of these, 50</w:t>
      </w:r>
      <w:r w:rsidR="006A5BF1">
        <w:t>44</w:t>
      </w:r>
      <w:r>
        <w:t xml:space="preserve"> were available decision points. Across the </w:t>
      </w:r>
      <w:r w:rsidR="00FE2963">
        <w:t>50</w:t>
      </w:r>
      <w:r w:rsidR="006A5BF1">
        <w:t>44</w:t>
      </w:r>
      <w:r w:rsidR="00FE2963">
        <w:t xml:space="preserve"> </w:t>
      </w:r>
      <w:r>
        <w:t>available decision points, 6</w:t>
      </w:r>
      <w:r w:rsidR="006A5BF1">
        <w:t>30</w:t>
      </w:r>
      <w:r w:rsidR="0008351F">
        <w:t xml:space="preserve"> of these were used to deliver reminders to practice stress-management exercises (12.5%). </w:t>
      </w:r>
      <w:r w:rsidR="0019103D">
        <w:t>On average</w:t>
      </w:r>
      <w:r w:rsidR="001D7218">
        <w:t xml:space="preserve"> across all participants</w:t>
      </w:r>
      <w:r w:rsidR="0019103D">
        <w:t xml:space="preserve">, participants received </w:t>
      </w:r>
      <w:r w:rsidR="00850010">
        <w:t>1.3</w:t>
      </w:r>
      <w:r w:rsidR="0019103D">
        <w:t xml:space="preserve"> reminders each day (</w:t>
      </w:r>
      <w:r w:rsidR="0019103D" w:rsidRPr="00850010">
        <w:rPr>
          <w:i/>
          <w:iCs/>
        </w:rPr>
        <w:t>SD</w:t>
      </w:r>
      <w:r w:rsidR="0019103D">
        <w:t xml:space="preserve"> = </w:t>
      </w:r>
      <w:r w:rsidR="00850010">
        <w:t>0.9</w:t>
      </w:r>
      <w:r w:rsidR="0019103D">
        <w:t>)</w:t>
      </w:r>
      <w:r w:rsidR="006478DC">
        <w:t xml:space="preserve">. </w:t>
      </w:r>
      <w:r w:rsidR="00CE4415">
        <w:t>For a breakdown of the average number of reminders sent to participant</w:t>
      </w:r>
      <w:r w:rsidR="001D7218">
        <w:t>s (across all participants)</w:t>
      </w:r>
      <w:r w:rsidR="00CE4415">
        <w:t xml:space="preserve"> per day based on episode type </w:t>
      </w:r>
      <w:r w:rsidR="001D7218">
        <w:t xml:space="preserve">and </w:t>
      </w:r>
      <w:r w:rsidR="00CE4415">
        <w:t>lapse phase see Table 2 below</w:t>
      </w:r>
      <w:r w:rsidR="00DD1196">
        <w:t xml:space="preserve"> (Tables </w:t>
      </w:r>
      <w:r w:rsidR="006B75F1">
        <w:t>6</w:t>
      </w:r>
      <w:r w:rsidR="00DD1196">
        <w:t xml:space="preserve"> and </w:t>
      </w:r>
      <w:r w:rsidR="006B75F1">
        <w:t>7</w:t>
      </w:r>
      <w:r w:rsidR="00DD1196">
        <w:t xml:space="preserve"> on how Table2 was calculated)</w:t>
      </w:r>
      <w:r w:rsidR="00CE4415">
        <w:t xml:space="preserve">. </w:t>
      </w:r>
    </w:p>
    <w:p w14:paraId="3C705226" w14:textId="6C540B4D" w:rsidR="00CE4415" w:rsidRDefault="00CE4415" w:rsidP="0023237F"/>
    <w:p w14:paraId="341A2CDA" w14:textId="57B2FB83" w:rsidR="008B655D" w:rsidRPr="006478DC" w:rsidRDefault="00CE4415" w:rsidP="006F1F49">
      <w:pPr>
        <w:pStyle w:val="Caption"/>
        <w:keepNext/>
        <w:jc w:val="center"/>
      </w:pPr>
      <w:r>
        <w:t xml:space="preserve">Table </w:t>
      </w:r>
      <w:fldSimple w:instr=" SEQ Table \* ARABIC ">
        <w:r w:rsidR="00435212">
          <w:rPr>
            <w:noProof/>
          </w:rPr>
          <w:t>2</w:t>
        </w:r>
      </w:fldSimple>
      <w:r>
        <w:t>: Average number of reminders sent to participants per day.</w:t>
      </w:r>
    </w:p>
    <w:p w14:paraId="482179C4" w14:textId="047210DC" w:rsidR="006F1F49" w:rsidRDefault="008226BE" w:rsidP="008226BE">
      <w:pPr>
        <w:jc w:val="center"/>
      </w:pPr>
      <w:r w:rsidRPr="008226BE">
        <w:rPr>
          <w:noProof/>
        </w:rPr>
        <w:drawing>
          <wp:inline distT="0" distB="0" distL="0" distR="0" wp14:anchorId="1CEED55F" wp14:editId="3EE8CFA0">
            <wp:extent cx="3928533" cy="143503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559" r="14326"/>
                    <a:stretch/>
                  </pic:blipFill>
                  <pic:spPr bwMode="auto">
                    <a:xfrm>
                      <a:off x="0" y="0"/>
                      <a:ext cx="3928709" cy="1435100"/>
                    </a:xfrm>
                    <a:prstGeom prst="rect">
                      <a:avLst/>
                    </a:prstGeom>
                    <a:ln>
                      <a:noFill/>
                    </a:ln>
                    <a:extLst>
                      <a:ext uri="{53640926-AAD7-44D8-BBD7-CCE9431645EC}">
                        <a14:shadowObscured xmlns:a14="http://schemas.microsoft.com/office/drawing/2010/main"/>
                      </a:ext>
                    </a:extLst>
                  </pic:spPr>
                </pic:pic>
              </a:graphicData>
            </a:graphic>
          </wp:inline>
        </w:drawing>
      </w:r>
    </w:p>
    <w:p w14:paraId="5B2DC80D" w14:textId="04650807" w:rsidR="006F1F49" w:rsidRDefault="006F1F49" w:rsidP="008B655D">
      <w:pPr>
        <w:jc w:val="center"/>
      </w:pPr>
    </w:p>
    <w:p w14:paraId="70DFD005" w14:textId="77777777" w:rsidR="006F1F49" w:rsidRDefault="006F1F49" w:rsidP="0023237F">
      <w:pPr>
        <w:rPr>
          <w:b/>
          <w:bCs/>
          <w:color w:val="2F5496" w:themeColor="accent1" w:themeShade="BF"/>
        </w:rPr>
      </w:pPr>
    </w:p>
    <w:p w14:paraId="30159561" w14:textId="1FD92E03" w:rsidR="00A94B8E" w:rsidRPr="002D233C" w:rsidRDefault="009B5FEA" w:rsidP="0023237F">
      <w:pPr>
        <w:rPr>
          <w:color w:val="000000" w:themeColor="text1"/>
        </w:rPr>
      </w:pPr>
      <w:r w:rsidRPr="003E597A">
        <w:rPr>
          <w:b/>
          <w:bCs/>
          <w:color w:val="000000" w:themeColor="text1"/>
        </w:rPr>
        <w:t xml:space="preserve">What Decision Points to include in the analysis? </w:t>
      </w:r>
    </w:p>
    <w:p w14:paraId="773C1481" w14:textId="5C1CBB92" w:rsidR="00162108" w:rsidRPr="00162108" w:rsidRDefault="00162108" w:rsidP="0023237F">
      <w:pPr>
        <w:rPr>
          <w:color w:val="000000" w:themeColor="text1"/>
        </w:rPr>
      </w:pPr>
      <w:r>
        <w:rPr>
          <w:color w:val="000000" w:themeColor="text1"/>
        </w:rPr>
        <w:t xml:space="preserve">We </w:t>
      </w:r>
      <w:r w:rsidR="00457221">
        <w:rPr>
          <w:color w:val="000000" w:themeColor="text1"/>
        </w:rPr>
        <w:t xml:space="preserve">propose to </w:t>
      </w:r>
      <w:r>
        <w:rPr>
          <w:color w:val="000000" w:themeColor="text1"/>
        </w:rPr>
        <w:t xml:space="preserve">include all generated decision points that do not correspond to a red or yellow shaded </w:t>
      </w:r>
      <w:r w:rsidR="00457221">
        <w:rPr>
          <w:color w:val="000000" w:themeColor="text1"/>
        </w:rPr>
        <w:t>day</w:t>
      </w:r>
      <w:r>
        <w:rPr>
          <w:color w:val="000000" w:themeColor="text1"/>
        </w:rPr>
        <w:t xml:space="preserve"> in Table </w:t>
      </w:r>
      <w:r w:rsidR="002D233C">
        <w:rPr>
          <w:color w:val="000000" w:themeColor="text1"/>
        </w:rPr>
        <w:t>3</w:t>
      </w:r>
      <w:r w:rsidR="00457221">
        <w:rPr>
          <w:color w:val="000000" w:themeColor="text1"/>
        </w:rPr>
        <w:t>.</w:t>
      </w:r>
    </w:p>
    <w:p w14:paraId="05D082DF" w14:textId="2B395365" w:rsidR="0041318B" w:rsidRDefault="0041318B" w:rsidP="0023237F"/>
    <w:p w14:paraId="51663DD5" w14:textId="5A5EE9F2" w:rsidR="0041318B" w:rsidRPr="0041318B" w:rsidRDefault="0041318B" w:rsidP="0041318B">
      <w:pPr>
        <w:pStyle w:val="ListParagraph"/>
        <w:numPr>
          <w:ilvl w:val="1"/>
          <w:numId w:val="1"/>
        </w:numPr>
        <w:rPr>
          <w:b/>
          <w:bCs/>
          <w:i/>
          <w:iCs/>
        </w:rPr>
      </w:pPr>
      <w:r w:rsidRPr="0041318B">
        <w:rPr>
          <w:b/>
          <w:bCs/>
          <w:i/>
          <w:iCs/>
        </w:rPr>
        <w:t xml:space="preserve">Control Covariates </w:t>
      </w:r>
    </w:p>
    <w:p w14:paraId="272CD448" w14:textId="77777777" w:rsidR="0041318B" w:rsidRDefault="0041318B" w:rsidP="0041318B">
      <w:pPr>
        <w:rPr>
          <w:b/>
          <w:bCs/>
          <w:i/>
          <w:iCs/>
        </w:rPr>
      </w:pPr>
    </w:p>
    <w:p w14:paraId="6B4913E3" w14:textId="3F9D24CC" w:rsidR="0041318B" w:rsidRDefault="009B5FEA" w:rsidP="0041318B">
      <w:r>
        <w:lastRenderedPageBreak/>
        <w:t xml:space="preserve">We include control covariates in the analysis </w:t>
      </w:r>
      <w:r w:rsidR="00772240">
        <w:t xml:space="preserve">to reduce the noise/variance and thus be better able to detect the effect of </w:t>
      </w:r>
      <w:r>
        <w:t xml:space="preserve">sending of the reminder to practice stress-reduction exercises </w:t>
      </w:r>
      <w:r w:rsidR="00772240">
        <w:t>on</w:t>
      </w:r>
      <w:r>
        <w:t xml:space="preserve"> the subsequent 2-hour indication of stress. The control covariates we consider are: </w:t>
      </w:r>
    </w:p>
    <w:p w14:paraId="0555E246" w14:textId="4AD646B6" w:rsidR="009B5FEA" w:rsidRDefault="009B5FEA" w:rsidP="0041318B"/>
    <w:p w14:paraId="19637F33" w14:textId="320BFCDB" w:rsidR="009B5FEA" w:rsidRDefault="009B5FEA" w:rsidP="009B5FEA">
      <w:pPr>
        <w:pStyle w:val="ListParagraph"/>
        <w:numPr>
          <w:ilvl w:val="0"/>
          <w:numId w:val="2"/>
        </w:numPr>
      </w:pPr>
      <w:r>
        <w:t>previous 2-hour detection of stress</w:t>
      </w:r>
    </w:p>
    <w:p w14:paraId="0D73DED5" w14:textId="77777777" w:rsidR="00F55A7A" w:rsidRPr="0054394E" w:rsidRDefault="009B5FEA" w:rsidP="00F55A7A">
      <w:pPr>
        <w:pStyle w:val="ListParagraph"/>
        <w:numPr>
          <w:ilvl w:val="0"/>
          <w:numId w:val="2"/>
        </w:numPr>
        <w:rPr>
          <w:color w:val="2F5496" w:themeColor="accent1" w:themeShade="BF"/>
        </w:rPr>
      </w:pPr>
      <w:r>
        <w:t xml:space="preserve">has the participant lapsed </w:t>
      </w:r>
    </w:p>
    <w:p w14:paraId="406395BC" w14:textId="501D78CE" w:rsidR="00695682" w:rsidRPr="00C26952" w:rsidRDefault="00F55A7A" w:rsidP="00695682">
      <w:pPr>
        <w:pStyle w:val="ListParagraph"/>
        <w:numPr>
          <w:ilvl w:val="1"/>
          <w:numId w:val="2"/>
        </w:numPr>
        <w:rPr>
          <w:color w:val="2F5496" w:themeColor="accent1" w:themeShade="BF"/>
        </w:rPr>
      </w:pPr>
      <w:commentRangeStart w:id="35"/>
      <w:commentRangeStart w:id="36"/>
      <w:r w:rsidRPr="00F55A7A">
        <w:rPr>
          <w:b/>
          <w:bCs/>
          <w:color w:val="2F5496" w:themeColor="accent1" w:themeShade="BF"/>
        </w:rPr>
        <w:t>definition of lapse vs relapse</w:t>
      </w:r>
    </w:p>
    <w:p w14:paraId="3DE1C867" w14:textId="77777777" w:rsidR="00695682" w:rsidRPr="00C26952" w:rsidRDefault="00695682" w:rsidP="0065384F">
      <w:pPr>
        <w:pStyle w:val="ListParagraph"/>
        <w:numPr>
          <w:ilvl w:val="2"/>
          <w:numId w:val="2"/>
        </w:numPr>
        <w:rPr>
          <w:color w:val="2F5496" w:themeColor="accent1" w:themeShade="BF"/>
        </w:rPr>
      </w:pPr>
      <w:r>
        <w:rPr>
          <w:color w:val="2F5496" w:themeColor="accent1" w:themeShade="BF"/>
        </w:rPr>
        <w:t xml:space="preserve">A </w:t>
      </w:r>
      <w:r w:rsidRPr="00C26952">
        <w:rPr>
          <w:b/>
          <w:bCs/>
        </w:rPr>
        <w:t>smoking relapse</w:t>
      </w:r>
      <w:r>
        <w:t xml:space="preserve"> is resumption of regular smoking after a period of abstinence </w:t>
      </w:r>
    </w:p>
    <w:p w14:paraId="2E263079" w14:textId="20505BFC" w:rsidR="00695682" w:rsidRPr="00C26952" w:rsidRDefault="00695682" w:rsidP="0065384F">
      <w:pPr>
        <w:pStyle w:val="ListParagraph"/>
        <w:numPr>
          <w:ilvl w:val="2"/>
          <w:numId w:val="2"/>
        </w:numPr>
        <w:rPr>
          <w:color w:val="2F5496" w:themeColor="accent1" w:themeShade="BF"/>
        </w:rPr>
      </w:pPr>
      <w:r>
        <w:t xml:space="preserve">A smoking relapse is frequently preceded by isolated smoking incidents known as </w:t>
      </w:r>
      <w:r w:rsidRPr="00C26952">
        <w:rPr>
          <w:b/>
          <w:bCs/>
        </w:rPr>
        <w:t>lapses</w:t>
      </w:r>
      <w:r>
        <w:t>.</w:t>
      </w:r>
    </w:p>
    <w:p w14:paraId="051AB632" w14:textId="0A0507B1" w:rsidR="006C2D21" w:rsidRPr="006C2D21" w:rsidRDefault="00695682" w:rsidP="0065384F">
      <w:pPr>
        <w:pStyle w:val="ListParagraph"/>
        <w:numPr>
          <w:ilvl w:val="2"/>
          <w:numId w:val="2"/>
        </w:numPr>
        <w:rPr>
          <w:color w:val="2F5496" w:themeColor="accent1" w:themeShade="BF"/>
        </w:rPr>
      </w:pPr>
      <w:proofErr w:type="gramStart"/>
      <w:r>
        <w:rPr>
          <w:color w:val="000000" w:themeColor="text1"/>
        </w:rPr>
        <w:t xml:space="preserve">A </w:t>
      </w:r>
      <w:r w:rsidR="00835B99">
        <w:rPr>
          <w:color w:val="000000" w:themeColor="text1"/>
        </w:rPr>
        <w:t xml:space="preserve"> lapse</w:t>
      </w:r>
      <w:proofErr w:type="gramEnd"/>
      <w:r>
        <w:rPr>
          <w:color w:val="000000" w:themeColor="text1"/>
        </w:rPr>
        <w:t xml:space="preserve"> (or smoking episode)</w:t>
      </w:r>
      <w:r w:rsidR="00835B99">
        <w:rPr>
          <w:color w:val="000000" w:themeColor="text1"/>
        </w:rPr>
        <w:t xml:space="preserve"> </w:t>
      </w:r>
      <w:r>
        <w:rPr>
          <w:color w:val="000000" w:themeColor="text1"/>
        </w:rPr>
        <w:t xml:space="preserve">according to </w:t>
      </w:r>
      <w:proofErr w:type="spellStart"/>
      <w:r>
        <w:rPr>
          <w:color w:val="000000" w:themeColor="text1"/>
        </w:rPr>
        <w:t>puffMarker</w:t>
      </w:r>
      <w:proofErr w:type="spellEnd"/>
      <w:r>
        <w:rPr>
          <w:color w:val="000000" w:themeColor="text1"/>
        </w:rPr>
        <w:t xml:space="preserve"> </w:t>
      </w:r>
      <w:r w:rsidR="00835B99">
        <w:rPr>
          <w:color w:val="000000" w:themeColor="text1"/>
        </w:rPr>
        <w:t xml:space="preserve">output </w:t>
      </w:r>
      <w:r>
        <w:rPr>
          <w:color w:val="000000" w:themeColor="text1"/>
        </w:rPr>
        <w:t xml:space="preserve">is detection of </w:t>
      </w:r>
      <w:r w:rsidR="00835B99">
        <w:rPr>
          <w:color w:val="000000" w:themeColor="text1"/>
        </w:rPr>
        <w:t xml:space="preserve">4 consecutive puffs. </w:t>
      </w:r>
    </w:p>
    <w:p w14:paraId="138522A7" w14:textId="6B268A72" w:rsidR="0065384F" w:rsidRPr="0054394E" w:rsidRDefault="00835B99" w:rsidP="0065384F">
      <w:pPr>
        <w:pStyle w:val="ListParagraph"/>
        <w:numPr>
          <w:ilvl w:val="2"/>
          <w:numId w:val="2"/>
        </w:numPr>
        <w:rPr>
          <w:color w:val="2F5496" w:themeColor="accent1" w:themeShade="BF"/>
        </w:rPr>
      </w:pPr>
      <w:r>
        <w:rPr>
          <w:color w:val="000000" w:themeColor="text1"/>
        </w:rPr>
        <w:t>S</w:t>
      </w:r>
      <w:r w:rsidR="0065384F">
        <w:rPr>
          <w:color w:val="000000" w:themeColor="text1"/>
        </w:rPr>
        <w:t>tray puffs</w:t>
      </w:r>
      <w:r>
        <w:rPr>
          <w:color w:val="000000" w:themeColor="text1"/>
        </w:rPr>
        <w:t xml:space="preserve"> from </w:t>
      </w:r>
      <w:proofErr w:type="spellStart"/>
      <w:r>
        <w:rPr>
          <w:color w:val="000000" w:themeColor="text1"/>
        </w:rPr>
        <w:t>puffMarker</w:t>
      </w:r>
      <w:proofErr w:type="spellEnd"/>
      <w:r>
        <w:rPr>
          <w:color w:val="000000" w:themeColor="text1"/>
        </w:rPr>
        <w:t xml:space="preserve"> output</w:t>
      </w:r>
      <w:r w:rsidR="0065384F">
        <w:rPr>
          <w:color w:val="000000" w:themeColor="text1"/>
        </w:rPr>
        <w:t xml:space="preserve"> are regarded as false positives. </w:t>
      </w:r>
    </w:p>
    <w:p w14:paraId="5AE76A16" w14:textId="08B5D194" w:rsidR="00F55A7A" w:rsidRPr="00460D73" w:rsidRDefault="00F55A7A" w:rsidP="0054394E">
      <w:pPr>
        <w:pStyle w:val="ListParagraph"/>
        <w:numPr>
          <w:ilvl w:val="1"/>
          <w:numId w:val="2"/>
        </w:numPr>
        <w:rPr>
          <w:color w:val="2F5496" w:themeColor="accent1" w:themeShade="BF"/>
        </w:rPr>
      </w:pPr>
      <w:r w:rsidRPr="0054394E">
        <w:rPr>
          <w:b/>
          <w:bCs/>
          <w:color w:val="2F5496" w:themeColor="accent1" w:themeShade="BF"/>
        </w:rPr>
        <w:t>which data stream to use for detection of lapse and relapse</w:t>
      </w:r>
      <w:commentRangeEnd w:id="35"/>
      <w:r w:rsidR="003D4FCD">
        <w:rPr>
          <w:rStyle w:val="CommentReference"/>
        </w:rPr>
        <w:commentReference w:id="35"/>
      </w:r>
      <w:commentRangeEnd w:id="36"/>
      <w:r w:rsidR="006D6D92">
        <w:rPr>
          <w:rStyle w:val="CommentReference"/>
        </w:rPr>
        <w:commentReference w:id="36"/>
      </w:r>
    </w:p>
    <w:p w14:paraId="1A835C63" w14:textId="77777777" w:rsidR="00660CF1" w:rsidRDefault="00C26952">
      <w:pPr>
        <w:pStyle w:val="ListParagraph"/>
        <w:ind w:left="2160"/>
        <w:rPr>
          <w:color w:val="000000" w:themeColor="text1"/>
        </w:rPr>
      </w:pPr>
      <w:r>
        <w:rPr>
          <w:color w:val="000000" w:themeColor="text1"/>
        </w:rPr>
        <w:t>S</w:t>
      </w:r>
      <w:r w:rsidR="00460D73" w:rsidRPr="0085220D">
        <w:rPr>
          <w:color w:val="000000" w:themeColor="text1"/>
        </w:rPr>
        <w:t xml:space="preserve">elf-reported smoking was used for determination of pre-lapse/ post-lapse during </w:t>
      </w:r>
      <w:r>
        <w:rPr>
          <w:color w:val="000000" w:themeColor="text1"/>
        </w:rPr>
        <w:t>an available decision time</w:t>
      </w:r>
      <w:r w:rsidR="00460D73" w:rsidRPr="0085220D">
        <w:rPr>
          <w:color w:val="000000" w:themeColor="text1"/>
        </w:rPr>
        <w:t xml:space="preserve"> in the online </w:t>
      </w:r>
      <w:proofErr w:type="spellStart"/>
      <w:r w:rsidR="00460D73" w:rsidRPr="0085220D">
        <w:rPr>
          <w:color w:val="000000" w:themeColor="text1"/>
        </w:rPr>
        <w:t>cStress</w:t>
      </w:r>
      <w:proofErr w:type="spellEnd"/>
      <w:r w:rsidR="00460D73" w:rsidRPr="0085220D">
        <w:rPr>
          <w:color w:val="000000" w:themeColor="text1"/>
        </w:rPr>
        <w:t xml:space="preserve"> algorithm used for the Sense2Stop study. </w:t>
      </w:r>
    </w:p>
    <w:p w14:paraId="25D3A3D4" w14:textId="7E2826F7" w:rsidR="00460D73" w:rsidRPr="0085220D" w:rsidRDefault="00660CF1">
      <w:pPr>
        <w:pStyle w:val="ListParagraph"/>
        <w:ind w:left="2160"/>
        <w:rPr>
          <w:color w:val="2F5496" w:themeColor="accent1" w:themeShade="BF"/>
        </w:rPr>
      </w:pPr>
      <w:r>
        <w:rPr>
          <w:b/>
          <w:bCs/>
          <w:color w:val="C00000"/>
        </w:rPr>
        <w:t>MM</w:t>
      </w:r>
      <w:r w:rsidR="00460D73" w:rsidRPr="00C26952">
        <w:rPr>
          <w:color w:val="C00000"/>
        </w:rPr>
        <w:t xml:space="preserve">: Check self-reported smoking against record of pre-lapse/post-lapse in phone log files to fill in gaps for lapse at </w:t>
      </w:r>
      <w:r w:rsidR="00C26952">
        <w:rPr>
          <w:color w:val="C00000"/>
        </w:rPr>
        <w:t>an available decision time</w:t>
      </w:r>
      <w:r w:rsidR="00460D73" w:rsidRPr="00C26952">
        <w:rPr>
          <w:color w:val="C00000"/>
        </w:rPr>
        <w:t xml:space="preserve">.  </w:t>
      </w:r>
    </w:p>
    <w:p w14:paraId="33F7A076" w14:textId="45B16C74" w:rsidR="009B5FEA" w:rsidRDefault="009B5FEA" w:rsidP="009B5FEA">
      <w:pPr>
        <w:pStyle w:val="ListParagraph"/>
        <w:numPr>
          <w:ilvl w:val="0"/>
          <w:numId w:val="2"/>
        </w:numPr>
      </w:pPr>
      <w:r>
        <w:t xml:space="preserve">days since </w:t>
      </w:r>
      <w:r w:rsidR="00835B99">
        <w:t xml:space="preserve">first </w:t>
      </w:r>
      <w:r>
        <w:t>lapse</w:t>
      </w:r>
    </w:p>
    <w:p w14:paraId="58E0AC02" w14:textId="3EF453BD" w:rsidR="00C94854" w:rsidRDefault="00C94854" w:rsidP="009B5FEA">
      <w:pPr>
        <w:pStyle w:val="ListParagraph"/>
        <w:numPr>
          <w:ilvl w:val="0"/>
          <w:numId w:val="2"/>
        </w:numPr>
      </w:pPr>
      <w:r>
        <w:t xml:space="preserve">day in study </w:t>
      </w:r>
    </w:p>
    <w:p w14:paraId="51410DE0" w14:textId="7CAC4124" w:rsidR="0041318B" w:rsidRPr="0054394E" w:rsidRDefault="00C94854" w:rsidP="0023237F">
      <w:pPr>
        <w:pStyle w:val="ListParagraph"/>
        <w:numPr>
          <w:ilvl w:val="0"/>
          <w:numId w:val="2"/>
        </w:numPr>
      </w:pPr>
      <w:r>
        <w:t>type of current episode</w:t>
      </w:r>
    </w:p>
    <w:p w14:paraId="257D895B" w14:textId="5C0B3AEE" w:rsidR="00FF3AFF" w:rsidRDefault="00FF3AFF" w:rsidP="00FF3AFF">
      <w:pPr>
        <w:rPr>
          <w:b/>
          <w:bCs/>
          <w:i/>
          <w:iCs/>
        </w:rPr>
      </w:pPr>
    </w:p>
    <w:p w14:paraId="35E09241" w14:textId="124EA7F5" w:rsidR="00FF3AFF" w:rsidRPr="009B5FEA" w:rsidRDefault="00FF3AFF" w:rsidP="009B5FEA">
      <w:pPr>
        <w:pStyle w:val="ListParagraph"/>
        <w:numPr>
          <w:ilvl w:val="1"/>
          <w:numId w:val="1"/>
        </w:numPr>
        <w:rPr>
          <w:b/>
          <w:bCs/>
          <w:i/>
          <w:iCs/>
        </w:rPr>
      </w:pPr>
      <w:r w:rsidRPr="009B5FEA">
        <w:rPr>
          <w:b/>
          <w:bCs/>
          <w:i/>
          <w:iCs/>
        </w:rPr>
        <w:t xml:space="preserve">Data Missingness </w:t>
      </w:r>
    </w:p>
    <w:p w14:paraId="05CCA830" w14:textId="175CECC4" w:rsidR="00C73842" w:rsidRDefault="00C73842" w:rsidP="00845142">
      <w:pPr>
        <w:rPr>
          <w:color w:val="000000" w:themeColor="text1"/>
        </w:rPr>
      </w:pPr>
    </w:p>
    <w:p w14:paraId="39EFF005" w14:textId="10D93344" w:rsidR="00223160" w:rsidRDefault="001156A9" w:rsidP="008C11C7">
      <w:pPr>
        <w:rPr>
          <w:ins w:id="37" w:author="Menictas, Marianne" w:date="2020-04-20T12:47:00Z"/>
          <w:color w:val="000000" w:themeColor="text1"/>
        </w:rPr>
      </w:pPr>
      <w:ins w:id="38" w:author="samurphy" w:date="2020-04-20T07:29:00Z">
        <w:r>
          <w:rPr>
            <w:color w:val="000000" w:themeColor="text1"/>
          </w:rPr>
          <w:t xml:space="preserve">We decided that the </w:t>
        </w:r>
        <w:r w:rsidRPr="009E2EED">
          <w:rPr>
            <w:b/>
            <w:color w:val="000000" w:themeColor="text1"/>
          </w:rPr>
          <w:t>primary outcome</w:t>
        </w:r>
        <w:r>
          <w:rPr>
            <w:color w:val="000000" w:themeColor="text1"/>
          </w:rPr>
          <w:t xml:space="preserve"> is </w:t>
        </w:r>
      </w:ins>
      <w:ins w:id="39" w:author="samurphy" w:date="2020-04-20T07:30:00Z">
        <w:r>
          <w:rPr>
            <w:color w:val="000000" w:themeColor="text1"/>
          </w:rPr>
          <w:t>a t</w:t>
        </w:r>
      </w:ins>
      <w:r w:rsidR="00865DE8">
        <w:rPr>
          <w:color w:val="000000" w:themeColor="text1"/>
        </w:rPr>
        <w:t>riad: (#min. classified as stressed, #min. not</w:t>
      </w:r>
      <w:r w:rsidR="00865DE8" w:rsidRPr="0068524F">
        <w:rPr>
          <w:color w:val="000000" w:themeColor="text1"/>
        </w:rPr>
        <w:t>-able-to-detect-as-stressed</w:t>
      </w:r>
      <w:r w:rsidR="00865DE8">
        <w:rPr>
          <w:color w:val="000000" w:themeColor="text1"/>
        </w:rPr>
        <w:t>, #min. physically active)</w:t>
      </w:r>
      <w:r w:rsidR="00275E80">
        <w:rPr>
          <w:color w:val="000000" w:themeColor="text1"/>
        </w:rPr>
        <w:t xml:space="preserve">. If there were no missing </w:t>
      </w:r>
      <w:proofErr w:type="gramStart"/>
      <w:r w:rsidR="00275E80">
        <w:rPr>
          <w:color w:val="000000" w:themeColor="text1"/>
        </w:rPr>
        <w:t>data</w:t>
      </w:r>
      <w:proofErr w:type="gramEnd"/>
      <w:r w:rsidR="00275E80">
        <w:rPr>
          <w:color w:val="000000" w:themeColor="text1"/>
        </w:rPr>
        <w:t xml:space="preserve"> then t</w:t>
      </w:r>
      <w:r w:rsidR="00865DE8">
        <w:rPr>
          <w:color w:val="000000" w:themeColor="text1"/>
        </w:rPr>
        <w:t>hese three counts should sum to 120min</w:t>
      </w:r>
      <w:ins w:id="40" w:author="Menictas, Marianne" w:date="2020-04-20T12:48:00Z">
        <w:r w:rsidR="009E2EED">
          <w:rPr>
            <w:color w:val="000000" w:themeColor="text1"/>
          </w:rPr>
          <w:t>.</w:t>
        </w:r>
      </w:ins>
    </w:p>
    <w:p w14:paraId="45038935" w14:textId="77777777" w:rsidR="009E2EED" w:rsidRDefault="009E2EED" w:rsidP="009E2EED">
      <w:pPr>
        <w:rPr>
          <w:ins w:id="41" w:author="Menictas, Marianne" w:date="2020-04-20T12:47:00Z"/>
        </w:rPr>
      </w:pPr>
    </w:p>
    <w:p w14:paraId="33B38A66" w14:textId="77777777" w:rsidR="009E2EED" w:rsidRDefault="009E2EED" w:rsidP="009E2EED">
      <w:pPr>
        <w:rPr>
          <w:ins w:id="42" w:author="Menictas, Marianne" w:date="2020-04-20T12:47:00Z"/>
        </w:rPr>
      </w:pPr>
      <w:ins w:id="43" w:author="Menictas, Marianne" w:date="2020-04-20T12:47:00Z">
        <w:r>
          <w:t xml:space="preserve">Define </w:t>
        </w:r>
      </w:ins>
    </w:p>
    <w:p w14:paraId="09D14439" w14:textId="77777777" w:rsidR="009E2EED" w:rsidRDefault="009E2EED" w:rsidP="009E2EED">
      <w:pPr>
        <w:rPr>
          <w:ins w:id="44" w:author="Menictas, Marianne" w:date="2020-04-20T12:47:00Z"/>
        </w:rPr>
      </w:pPr>
    </w:p>
    <w:p w14:paraId="3C32F807" w14:textId="77777777" w:rsidR="009E2EED" w:rsidRDefault="009E2EED" w:rsidP="009E2EED">
      <w:pPr>
        <w:rPr>
          <w:ins w:id="45" w:author="Menictas, Marianne" w:date="2020-04-20T12:47:00Z"/>
        </w:rPr>
      </w:pPr>
      <w:ins w:id="46" w:author="Menictas, Marianne" w:date="2020-04-20T12:47:00Z">
        <w:r>
          <w:t xml:space="preserve">S </w:t>
        </w:r>
        <w:r>
          <w:tab/>
          <w:t xml:space="preserve">= Number of minutes detected as stressed in 120 minutes following an available decision </w:t>
        </w:r>
      </w:ins>
    </w:p>
    <w:p w14:paraId="0A61FCAA" w14:textId="77777777" w:rsidR="009E2EED" w:rsidRDefault="009E2EED" w:rsidP="009E2EED">
      <w:pPr>
        <w:ind w:left="720"/>
        <w:rPr>
          <w:ins w:id="47" w:author="Menictas, Marianne" w:date="2020-04-20T12:47:00Z"/>
        </w:rPr>
      </w:pPr>
      <w:ins w:id="48" w:author="Menictas, Marianne" w:date="2020-04-20T12:47:00Z">
        <w:r>
          <w:t xml:space="preserve">   point</w:t>
        </w:r>
      </w:ins>
    </w:p>
    <w:p w14:paraId="6C26AA3F" w14:textId="77777777" w:rsidR="009E2EED" w:rsidRDefault="009E2EED" w:rsidP="009E2EED">
      <w:pPr>
        <w:rPr>
          <w:ins w:id="49" w:author="Menictas, Marianne" w:date="2020-04-20T12:47:00Z"/>
        </w:rPr>
      </w:pPr>
      <w:ins w:id="50" w:author="Menictas, Marianne" w:date="2020-04-20T12:47:00Z">
        <w:r>
          <w:t xml:space="preserve">NS </w:t>
        </w:r>
        <w:r>
          <w:tab/>
          <w:t xml:space="preserve">= Number of minutes not able to detect as stressed in 120 minutes following an available </w:t>
        </w:r>
      </w:ins>
    </w:p>
    <w:p w14:paraId="225E1E56" w14:textId="77777777" w:rsidR="009E2EED" w:rsidRDefault="009E2EED" w:rsidP="009E2EED">
      <w:pPr>
        <w:ind w:firstLine="720"/>
        <w:rPr>
          <w:ins w:id="51" w:author="Menictas, Marianne" w:date="2020-04-20T12:47:00Z"/>
        </w:rPr>
      </w:pPr>
      <w:ins w:id="52" w:author="Menictas, Marianne" w:date="2020-04-20T12:47:00Z">
        <w:r>
          <w:t xml:space="preserve">   decision point </w:t>
        </w:r>
      </w:ins>
    </w:p>
    <w:p w14:paraId="0FBE8F01" w14:textId="77777777" w:rsidR="009E2EED" w:rsidRDefault="009E2EED" w:rsidP="009E2EED">
      <w:pPr>
        <w:rPr>
          <w:ins w:id="53" w:author="Menictas, Marianne" w:date="2020-04-20T12:47:00Z"/>
        </w:rPr>
      </w:pPr>
      <w:ins w:id="54" w:author="Menictas, Marianne" w:date="2020-04-20T12:47:00Z">
        <w:r>
          <w:t xml:space="preserve">A </w:t>
        </w:r>
        <w:r>
          <w:tab/>
          <w:t xml:space="preserve">= Number of minutes detected as physically active in 120 minutes following an available </w:t>
        </w:r>
      </w:ins>
    </w:p>
    <w:p w14:paraId="1C80D0F6" w14:textId="77777777" w:rsidR="009E2EED" w:rsidRPr="00801BCF" w:rsidRDefault="009E2EED" w:rsidP="009E2EED">
      <w:pPr>
        <w:ind w:left="720"/>
        <w:rPr>
          <w:ins w:id="55" w:author="Menictas, Marianne" w:date="2020-04-20T12:47:00Z"/>
        </w:rPr>
      </w:pPr>
      <w:ins w:id="56" w:author="Menictas, Marianne" w:date="2020-04-20T12:47:00Z">
        <w:r>
          <w:t xml:space="preserve">   decision point </w:t>
        </w:r>
      </w:ins>
    </w:p>
    <w:p w14:paraId="14DD3EAB" w14:textId="77777777" w:rsidR="009E2EED" w:rsidRDefault="009E2EED" w:rsidP="009E2EED">
      <w:pPr>
        <w:rPr>
          <w:ins w:id="57" w:author="Menictas, Marianne" w:date="2020-04-20T12:47:00Z"/>
          <w:b/>
          <w:bCs/>
        </w:rPr>
      </w:pPr>
    </w:p>
    <w:p w14:paraId="06B9DCAC" w14:textId="77777777" w:rsidR="009E2EED" w:rsidRDefault="009E2EED" w:rsidP="009E2EED">
      <w:pPr>
        <w:rPr>
          <w:ins w:id="58" w:author="Menictas, Marianne" w:date="2020-04-20T12:47:00Z"/>
        </w:rPr>
      </w:pPr>
      <w:ins w:id="59" w:author="Menictas, Marianne" w:date="2020-04-20T12:47:00Z">
        <w:r>
          <w:t xml:space="preserve">The proximal outcome variable takes on three values. Specifically, </w:t>
        </w:r>
      </w:ins>
    </w:p>
    <w:p w14:paraId="23536EF4" w14:textId="77777777" w:rsidR="009E2EED" w:rsidRDefault="009E2EED" w:rsidP="009E2EED">
      <w:pPr>
        <w:rPr>
          <w:ins w:id="60" w:author="Menictas, Marianne" w:date="2020-04-20T12:47:00Z"/>
        </w:rPr>
      </w:pPr>
    </w:p>
    <w:p w14:paraId="52D45085" w14:textId="77777777" w:rsidR="009E2EED" w:rsidRDefault="009E2EED" w:rsidP="009E2EED">
      <w:pPr>
        <w:rPr>
          <w:ins w:id="61" w:author="Menictas, Marianne" w:date="2020-04-20T12:47:00Z"/>
        </w:rPr>
      </w:pPr>
      <w:ins w:id="62" w:author="Menictas, Marianne" w:date="2020-04-20T12:47:00Z">
        <w:r>
          <w:t xml:space="preserve">Y </w:t>
        </w:r>
        <w:r>
          <w:tab/>
          <w:t xml:space="preserve">= {“detected as stressed” if </w:t>
        </w:r>
        <w:proofErr w:type="gramStart"/>
        <w:r>
          <w:t>max(</w:t>
        </w:r>
        <w:proofErr w:type="gramEnd"/>
        <w:r>
          <w:t xml:space="preserve">S, NS, A) = S, </w:t>
        </w:r>
      </w:ins>
    </w:p>
    <w:p w14:paraId="3621DBE7" w14:textId="77777777" w:rsidR="009E2EED" w:rsidRDefault="009E2EED" w:rsidP="009E2EED">
      <w:pPr>
        <w:ind w:firstLine="720"/>
        <w:rPr>
          <w:ins w:id="63" w:author="Menictas, Marianne" w:date="2020-04-20T12:47:00Z"/>
        </w:rPr>
      </w:pPr>
      <w:ins w:id="64" w:author="Menictas, Marianne" w:date="2020-04-20T12:47:00Z">
        <w:r>
          <w:t xml:space="preserve">     “not able to detect as stressed” if </w:t>
        </w:r>
        <w:proofErr w:type="gramStart"/>
        <w:r>
          <w:t>max(</w:t>
        </w:r>
        <w:proofErr w:type="gramEnd"/>
        <w:r>
          <w:t xml:space="preserve">S, NS, A) = NS, </w:t>
        </w:r>
      </w:ins>
    </w:p>
    <w:p w14:paraId="4BFE01BD" w14:textId="77777777" w:rsidR="009E2EED" w:rsidRDefault="009E2EED" w:rsidP="009E2EED">
      <w:pPr>
        <w:ind w:firstLine="720"/>
        <w:rPr>
          <w:ins w:id="65" w:author="Menictas, Marianne" w:date="2020-04-20T12:47:00Z"/>
        </w:rPr>
      </w:pPr>
      <w:ins w:id="66" w:author="Menictas, Marianne" w:date="2020-04-20T12:47:00Z">
        <w:r>
          <w:t xml:space="preserve">     “physically active” if </w:t>
        </w:r>
        <w:proofErr w:type="gramStart"/>
        <w:r>
          <w:t>max(</w:t>
        </w:r>
        <w:proofErr w:type="gramEnd"/>
        <w:r>
          <w:t>S, NS, A) = A}.</w:t>
        </w:r>
      </w:ins>
    </w:p>
    <w:p w14:paraId="182E47AA" w14:textId="77777777" w:rsidR="009E2EED" w:rsidRDefault="009E2EED" w:rsidP="008C11C7">
      <w:pPr>
        <w:rPr>
          <w:color w:val="000000" w:themeColor="text1"/>
        </w:rPr>
      </w:pPr>
    </w:p>
    <w:p w14:paraId="21B9CDBC" w14:textId="77777777" w:rsidR="00223160" w:rsidRPr="008C11C7" w:rsidRDefault="00223160" w:rsidP="008C11C7">
      <w:pPr>
        <w:rPr>
          <w:color w:val="000000" w:themeColor="text1"/>
        </w:rPr>
      </w:pPr>
    </w:p>
    <w:p w14:paraId="639C9DC9" w14:textId="79702E8B" w:rsidR="00E46126" w:rsidRPr="00A01926" w:rsidRDefault="00E46126" w:rsidP="00BB1ADE">
      <w:pPr>
        <w:rPr>
          <w:b/>
          <w:bCs/>
        </w:rPr>
      </w:pPr>
      <w:r w:rsidRPr="00A01926">
        <w:rPr>
          <w:b/>
          <w:bCs/>
        </w:rPr>
        <w:t>3.5.1</w:t>
      </w:r>
      <w:r w:rsidRPr="00A01926">
        <w:rPr>
          <w:b/>
          <w:bCs/>
        </w:rPr>
        <w:tab/>
      </w:r>
      <w:r w:rsidR="005B4EEC" w:rsidRPr="00A01926">
        <w:rPr>
          <w:b/>
          <w:bCs/>
        </w:rPr>
        <w:t>M</w:t>
      </w:r>
      <w:r w:rsidRPr="00A01926">
        <w:rPr>
          <w:b/>
          <w:bCs/>
        </w:rPr>
        <w:t>issingness at the episode level</w:t>
      </w:r>
    </w:p>
    <w:p w14:paraId="25476DA4" w14:textId="77777777" w:rsidR="00EF2A3B" w:rsidRPr="00EF2A3B" w:rsidRDefault="00EF2A3B" w:rsidP="00EF2A3B">
      <w:pPr>
        <w:rPr>
          <w:color w:val="000000" w:themeColor="text1"/>
        </w:rPr>
      </w:pPr>
    </w:p>
    <w:p w14:paraId="203E794D" w14:textId="0C8773A8" w:rsidR="004668A9" w:rsidRDefault="004668A9" w:rsidP="004668A9">
      <w:pPr>
        <w:rPr>
          <w:color w:val="000000" w:themeColor="text1"/>
        </w:rPr>
      </w:pPr>
      <w:r>
        <w:rPr>
          <w:color w:val="000000" w:themeColor="text1"/>
        </w:rPr>
        <w:t xml:space="preserve">For every minute of the </w:t>
      </w:r>
      <w:proofErr w:type="gramStart"/>
      <w:r>
        <w:rPr>
          <w:color w:val="000000" w:themeColor="text1"/>
        </w:rPr>
        <w:t>120 minute</w:t>
      </w:r>
      <w:proofErr w:type="gramEnd"/>
      <w:r>
        <w:rPr>
          <w:color w:val="000000" w:themeColor="text1"/>
        </w:rPr>
        <w:t xml:space="preserve"> window following </w:t>
      </w:r>
      <w:r w:rsidR="00C26952">
        <w:rPr>
          <w:color w:val="000000" w:themeColor="text1"/>
        </w:rPr>
        <w:t>an available decision time</w:t>
      </w:r>
      <w:r>
        <w:rPr>
          <w:color w:val="000000" w:themeColor="text1"/>
        </w:rPr>
        <w:t xml:space="preserve">, we know whether this minute is part of one of the following four types of episodes: </w:t>
      </w:r>
    </w:p>
    <w:p w14:paraId="17C0311A" w14:textId="77777777" w:rsidR="004668A9" w:rsidRDefault="004668A9" w:rsidP="004668A9">
      <w:pPr>
        <w:rPr>
          <w:color w:val="000000" w:themeColor="text1"/>
        </w:rPr>
      </w:pPr>
    </w:p>
    <w:p w14:paraId="432879C7" w14:textId="77777777" w:rsidR="004668A9" w:rsidRDefault="004668A9" w:rsidP="001162E2">
      <w:pPr>
        <w:pStyle w:val="ListParagraph"/>
        <w:numPr>
          <w:ilvl w:val="0"/>
          <w:numId w:val="12"/>
        </w:numPr>
        <w:rPr>
          <w:color w:val="000000" w:themeColor="text1"/>
        </w:rPr>
      </w:pPr>
      <w:r>
        <w:rPr>
          <w:color w:val="000000" w:themeColor="text1"/>
        </w:rPr>
        <w:t xml:space="preserve">detected stressed </w:t>
      </w:r>
    </w:p>
    <w:p w14:paraId="02D49E24" w14:textId="49B3CBDB" w:rsidR="004668A9" w:rsidRDefault="004668A9" w:rsidP="001162E2">
      <w:pPr>
        <w:pStyle w:val="ListParagraph"/>
        <w:numPr>
          <w:ilvl w:val="0"/>
          <w:numId w:val="12"/>
        </w:numPr>
        <w:rPr>
          <w:color w:val="000000" w:themeColor="text1"/>
        </w:rPr>
      </w:pPr>
      <w:r>
        <w:rPr>
          <w:color w:val="000000" w:themeColor="text1"/>
        </w:rPr>
        <w:t>not-able-to-detect-as-stressed</w:t>
      </w:r>
    </w:p>
    <w:p w14:paraId="4FCB977F" w14:textId="1CB80BD6" w:rsidR="001F2932" w:rsidRDefault="001F2932" w:rsidP="001F2932">
      <w:pPr>
        <w:pStyle w:val="ListParagraph"/>
        <w:numPr>
          <w:ilvl w:val="0"/>
          <w:numId w:val="12"/>
        </w:numPr>
        <w:rPr>
          <w:color w:val="000000" w:themeColor="text1"/>
        </w:rPr>
      </w:pPr>
      <w:r>
        <w:rPr>
          <w:color w:val="000000" w:themeColor="text1"/>
        </w:rPr>
        <w:t xml:space="preserve">unknown due primarily to physical activity </w:t>
      </w:r>
      <w:r w:rsidR="00275E80">
        <w:rPr>
          <w:color w:val="000000" w:themeColor="text1"/>
        </w:rPr>
        <w:t>**This is not missing data**</w:t>
      </w:r>
    </w:p>
    <w:p w14:paraId="11A05AE4" w14:textId="5BAAE1E3" w:rsidR="001F2932" w:rsidRPr="001F2932" w:rsidRDefault="001F2932">
      <w:pPr>
        <w:pStyle w:val="ListParagraph"/>
        <w:numPr>
          <w:ilvl w:val="0"/>
          <w:numId w:val="13"/>
        </w:numPr>
        <w:rPr>
          <w:color w:val="000000" w:themeColor="text1"/>
        </w:rPr>
      </w:pPr>
      <w:r w:rsidRPr="00383633">
        <w:rPr>
          <w:i/>
          <w:iCs/>
          <w:strike/>
          <w:color w:val="000000" w:themeColor="text1"/>
          <w:rPrChange w:id="67" w:author="samurphy" w:date="2020-04-20T07:30:00Z">
            <w:rPr>
              <w:i/>
              <w:iCs/>
              <w:color w:val="000000" w:themeColor="text1"/>
            </w:rPr>
          </w:rPrChange>
        </w:rPr>
        <w:t>Rule 1</w:t>
      </w:r>
      <w:r w:rsidRPr="00383633">
        <w:rPr>
          <w:strike/>
          <w:color w:val="000000" w:themeColor="text1"/>
          <w:rPrChange w:id="68" w:author="samurphy" w:date="2020-04-20T07:30:00Z">
            <w:rPr>
              <w:color w:val="000000" w:themeColor="text1"/>
            </w:rPr>
          </w:rPrChange>
        </w:rPr>
        <w:t>: mark these minutes as non-classifiable (NC) minutes</w:t>
      </w:r>
      <w:r w:rsidR="00865DE8" w:rsidRPr="00383633">
        <w:rPr>
          <w:strike/>
          <w:color w:val="000000" w:themeColor="text1"/>
          <w:rPrChange w:id="69" w:author="samurphy" w:date="2020-04-20T07:30:00Z">
            <w:rPr>
              <w:color w:val="000000" w:themeColor="text1"/>
            </w:rPr>
          </w:rPrChange>
        </w:rPr>
        <w:t xml:space="preserve"> if we do not consider a triad outcome. Best causal inference would be if we consider a triad outcome</w:t>
      </w:r>
      <w:r w:rsidR="00865DE8">
        <w:rPr>
          <w:color w:val="000000" w:themeColor="text1"/>
        </w:rPr>
        <w:t>.</w:t>
      </w:r>
    </w:p>
    <w:p w14:paraId="311A9EF2" w14:textId="7E02E0FC" w:rsidR="004668A9" w:rsidRDefault="006E3E5D" w:rsidP="001162E2">
      <w:pPr>
        <w:pStyle w:val="ListParagraph"/>
        <w:numPr>
          <w:ilvl w:val="0"/>
          <w:numId w:val="12"/>
        </w:numPr>
        <w:rPr>
          <w:color w:val="000000" w:themeColor="text1"/>
        </w:rPr>
      </w:pPr>
      <w:r>
        <w:rPr>
          <w:color w:val="000000" w:themeColor="text1"/>
        </w:rPr>
        <w:t xml:space="preserve">missing </w:t>
      </w:r>
      <w:r w:rsidR="004668A9">
        <w:rPr>
          <w:color w:val="000000" w:themeColor="text1"/>
        </w:rPr>
        <w:t>due primarily to bad data quality</w:t>
      </w:r>
    </w:p>
    <w:p w14:paraId="02AC4F1F" w14:textId="45A8B6CD" w:rsidR="00482D0D" w:rsidRPr="00BB1ADE" w:rsidRDefault="00482D0D" w:rsidP="00482D0D">
      <w:pPr>
        <w:pStyle w:val="ListParagraph"/>
        <w:numPr>
          <w:ilvl w:val="0"/>
          <w:numId w:val="14"/>
        </w:numPr>
        <w:rPr>
          <w:color w:val="767171" w:themeColor="background2" w:themeShade="80"/>
        </w:rPr>
      </w:pPr>
      <w:commentRangeStart w:id="70"/>
      <w:commentRangeStart w:id="71"/>
      <w:commentRangeStart w:id="72"/>
      <w:commentRangeStart w:id="73"/>
      <w:r w:rsidRPr="00BB1ADE">
        <w:rPr>
          <w:i/>
          <w:iCs/>
          <w:color w:val="767171" w:themeColor="background2" w:themeShade="80"/>
        </w:rPr>
        <w:t xml:space="preserve">Rule </w:t>
      </w:r>
      <w:r w:rsidR="00660CF1" w:rsidRPr="00BB1ADE">
        <w:rPr>
          <w:i/>
          <w:iCs/>
          <w:color w:val="767171" w:themeColor="background2" w:themeShade="80"/>
        </w:rPr>
        <w:t>2</w:t>
      </w:r>
      <w:r w:rsidRPr="00BB1ADE">
        <w:rPr>
          <w:color w:val="767171" w:themeColor="background2" w:themeShade="80"/>
        </w:rPr>
        <w:t>: If prior episode is detected-stressed and next episode is detected-stressed, impute minutes as detected-stressed minutes.</w:t>
      </w:r>
    </w:p>
    <w:p w14:paraId="59574C32" w14:textId="4F7E2E8A" w:rsidR="00585412" w:rsidRPr="00BB1ADE" w:rsidRDefault="00E4262B" w:rsidP="00496A37">
      <w:pPr>
        <w:pStyle w:val="ListParagraph"/>
        <w:numPr>
          <w:ilvl w:val="0"/>
          <w:numId w:val="14"/>
        </w:numPr>
        <w:rPr>
          <w:color w:val="767171" w:themeColor="background2" w:themeShade="80"/>
        </w:rPr>
      </w:pPr>
      <w:r w:rsidRPr="00BB1ADE">
        <w:rPr>
          <w:i/>
          <w:iCs/>
          <w:color w:val="767171" w:themeColor="background2" w:themeShade="80"/>
        </w:rPr>
        <w:t xml:space="preserve">Rule </w:t>
      </w:r>
      <w:r w:rsidR="00660CF1" w:rsidRPr="00BB1ADE">
        <w:rPr>
          <w:i/>
          <w:iCs/>
          <w:color w:val="767171" w:themeColor="background2" w:themeShade="80"/>
        </w:rPr>
        <w:t>3</w:t>
      </w:r>
      <w:r w:rsidRPr="00BB1ADE">
        <w:rPr>
          <w:color w:val="767171" w:themeColor="background2" w:themeShade="80"/>
        </w:rPr>
        <w:t>: If prior episode is detected-stressed and next episode is not-able-to-detect-as-stressed, impute minutes as not-able-to-detect-as-stressed</w:t>
      </w:r>
      <w:r w:rsidR="0068524F" w:rsidRPr="00BB1ADE">
        <w:rPr>
          <w:color w:val="767171" w:themeColor="background2" w:themeShade="80"/>
        </w:rPr>
        <w:t xml:space="preserve"> minutes.</w:t>
      </w:r>
    </w:p>
    <w:p w14:paraId="0E5A44A8" w14:textId="30057571" w:rsidR="00FE1063" w:rsidRPr="00BB1ADE" w:rsidRDefault="00E4262B" w:rsidP="00FE1063">
      <w:pPr>
        <w:pStyle w:val="ListParagraph"/>
        <w:numPr>
          <w:ilvl w:val="0"/>
          <w:numId w:val="14"/>
        </w:numPr>
        <w:rPr>
          <w:color w:val="767171" w:themeColor="background2" w:themeShade="80"/>
        </w:rPr>
      </w:pPr>
      <w:r w:rsidRPr="00BB1ADE">
        <w:rPr>
          <w:i/>
          <w:iCs/>
          <w:color w:val="767171" w:themeColor="background2" w:themeShade="80"/>
        </w:rPr>
        <w:t xml:space="preserve">Rule </w:t>
      </w:r>
      <w:r w:rsidR="00660CF1" w:rsidRPr="00BB1ADE">
        <w:rPr>
          <w:i/>
          <w:iCs/>
          <w:color w:val="767171" w:themeColor="background2" w:themeShade="80"/>
        </w:rPr>
        <w:t>4</w:t>
      </w:r>
      <w:r w:rsidRPr="00BB1ADE">
        <w:rPr>
          <w:color w:val="767171" w:themeColor="background2" w:themeShade="80"/>
        </w:rPr>
        <w:t>:</w:t>
      </w:r>
      <w:r w:rsidRPr="00BB1ADE">
        <w:rPr>
          <w:i/>
          <w:iCs/>
          <w:color w:val="767171" w:themeColor="background2" w:themeShade="80"/>
        </w:rPr>
        <w:t xml:space="preserve"> </w:t>
      </w:r>
      <w:r w:rsidRPr="00BB1ADE">
        <w:rPr>
          <w:color w:val="767171" w:themeColor="background2" w:themeShade="80"/>
        </w:rPr>
        <w:t>If prior episode is not-able-to-detect-as-stressed and next episode is detected-stressed, impute minutes as not-able-to-detect-as-stressed</w:t>
      </w:r>
      <w:r w:rsidR="0068524F" w:rsidRPr="00BB1ADE">
        <w:rPr>
          <w:color w:val="767171" w:themeColor="background2" w:themeShade="80"/>
        </w:rPr>
        <w:t xml:space="preserve"> minutes.</w:t>
      </w:r>
    </w:p>
    <w:p w14:paraId="559D8ADD" w14:textId="5421CEC0" w:rsidR="00FE1063" w:rsidRPr="00BB1ADE" w:rsidRDefault="00FE1063" w:rsidP="00FE1063">
      <w:pPr>
        <w:pStyle w:val="ListParagraph"/>
        <w:numPr>
          <w:ilvl w:val="0"/>
          <w:numId w:val="14"/>
        </w:numPr>
        <w:rPr>
          <w:color w:val="767171" w:themeColor="background2" w:themeShade="80"/>
        </w:rPr>
      </w:pPr>
      <w:r w:rsidRPr="00BB1ADE">
        <w:rPr>
          <w:i/>
          <w:iCs/>
          <w:color w:val="767171" w:themeColor="background2" w:themeShade="80"/>
        </w:rPr>
        <w:t>Ru</w:t>
      </w:r>
      <w:r w:rsidR="00A00F81" w:rsidRPr="00BB1ADE">
        <w:rPr>
          <w:i/>
          <w:iCs/>
          <w:color w:val="767171" w:themeColor="background2" w:themeShade="80"/>
        </w:rPr>
        <w:t>l</w:t>
      </w:r>
      <w:r w:rsidRPr="00BB1ADE">
        <w:rPr>
          <w:i/>
          <w:iCs/>
          <w:color w:val="767171" w:themeColor="background2" w:themeShade="80"/>
        </w:rPr>
        <w:t>e</w:t>
      </w:r>
      <w:r w:rsidR="00660CF1" w:rsidRPr="00BB1ADE">
        <w:rPr>
          <w:i/>
          <w:iCs/>
          <w:color w:val="767171" w:themeColor="background2" w:themeShade="80"/>
        </w:rPr>
        <w:t xml:space="preserve"> 5</w:t>
      </w:r>
      <w:r w:rsidRPr="00BB1ADE">
        <w:rPr>
          <w:color w:val="767171" w:themeColor="background2" w:themeShade="80"/>
        </w:rPr>
        <w:t>:</w:t>
      </w:r>
      <w:r w:rsidRPr="00BB1ADE">
        <w:rPr>
          <w:i/>
          <w:iCs/>
          <w:color w:val="767171" w:themeColor="background2" w:themeShade="80"/>
        </w:rPr>
        <w:t xml:space="preserve"> </w:t>
      </w:r>
      <w:r w:rsidRPr="00BB1ADE">
        <w:rPr>
          <w:color w:val="767171" w:themeColor="background2" w:themeShade="80"/>
        </w:rPr>
        <w:t xml:space="preserve">If prior episode is </w:t>
      </w:r>
      <w:r w:rsidR="0068524F" w:rsidRPr="00BB1ADE">
        <w:rPr>
          <w:color w:val="767171" w:themeColor="background2" w:themeShade="80"/>
        </w:rPr>
        <w:t xml:space="preserve">not-able-to-detect-as-stressed </w:t>
      </w:r>
      <w:r w:rsidRPr="00BB1ADE">
        <w:rPr>
          <w:color w:val="767171" w:themeColor="background2" w:themeShade="80"/>
        </w:rPr>
        <w:t xml:space="preserve">and next episode is </w:t>
      </w:r>
      <w:r w:rsidR="0068524F" w:rsidRPr="00BB1ADE">
        <w:rPr>
          <w:color w:val="767171" w:themeColor="background2" w:themeShade="80"/>
        </w:rPr>
        <w:t>not-able-to-detect-as-stressed</w:t>
      </w:r>
      <w:r w:rsidRPr="00BB1ADE">
        <w:rPr>
          <w:color w:val="767171" w:themeColor="background2" w:themeShade="80"/>
        </w:rPr>
        <w:t>, impute minutes as not-able-to-detect-as-stressed</w:t>
      </w:r>
      <w:r w:rsidR="0068524F" w:rsidRPr="00BB1ADE">
        <w:rPr>
          <w:color w:val="767171" w:themeColor="background2" w:themeShade="80"/>
        </w:rPr>
        <w:t xml:space="preserve"> minutes. </w:t>
      </w:r>
    </w:p>
    <w:p w14:paraId="73F0765F" w14:textId="5C7733C9" w:rsidR="00A00F81" w:rsidRPr="00BB1ADE" w:rsidRDefault="00A00F81" w:rsidP="00FE1063">
      <w:pPr>
        <w:pStyle w:val="ListParagraph"/>
        <w:numPr>
          <w:ilvl w:val="0"/>
          <w:numId w:val="14"/>
        </w:numPr>
        <w:rPr>
          <w:color w:val="767171" w:themeColor="background2" w:themeShade="80"/>
        </w:rPr>
      </w:pPr>
      <w:r w:rsidRPr="00BB1ADE">
        <w:rPr>
          <w:i/>
          <w:iCs/>
          <w:color w:val="767171" w:themeColor="background2" w:themeShade="80"/>
        </w:rPr>
        <w:t xml:space="preserve">Rule </w:t>
      </w:r>
      <w:r w:rsidR="00660CF1" w:rsidRPr="00BB1ADE">
        <w:rPr>
          <w:i/>
          <w:iCs/>
          <w:color w:val="767171" w:themeColor="background2" w:themeShade="80"/>
        </w:rPr>
        <w:t>6</w:t>
      </w:r>
      <w:r w:rsidRPr="00BB1ADE">
        <w:rPr>
          <w:color w:val="767171" w:themeColor="background2" w:themeShade="80"/>
        </w:rPr>
        <w:t xml:space="preserve">:  </w:t>
      </w:r>
      <w:r w:rsidR="001250CF" w:rsidRPr="00BB1ADE">
        <w:rPr>
          <w:color w:val="767171" w:themeColor="background2" w:themeShade="80"/>
        </w:rPr>
        <w:t xml:space="preserve">If prior minutes are </w:t>
      </w:r>
      <w:r w:rsidR="00482D0D" w:rsidRPr="00BB1ADE">
        <w:rPr>
          <w:color w:val="767171" w:themeColor="background2" w:themeShade="80"/>
        </w:rPr>
        <w:t xml:space="preserve">not classifiable (i.e., due to physical activity) and next minutes are within an episode detected as stressed, </w:t>
      </w:r>
      <w:r w:rsidR="00CF0097" w:rsidRPr="00BB1ADE">
        <w:rPr>
          <w:color w:val="767171" w:themeColor="background2" w:themeShade="80"/>
        </w:rPr>
        <w:t xml:space="preserve">mark minutes as not classifiable. </w:t>
      </w:r>
    </w:p>
    <w:p w14:paraId="71ED5A40" w14:textId="640A87A6" w:rsidR="00CF0097" w:rsidRPr="00BB1ADE" w:rsidRDefault="00CF0097" w:rsidP="00CF0097">
      <w:pPr>
        <w:pStyle w:val="ListParagraph"/>
        <w:numPr>
          <w:ilvl w:val="0"/>
          <w:numId w:val="14"/>
        </w:numPr>
        <w:rPr>
          <w:color w:val="767171" w:themeColor="background2" w:themeShade="80"/>
        </w:rPr>
      </w:pPr>
      <w:r w:rsidRPr="00BB1ADE">
        <w:rPr>
          <w:i/>
          <w:iCs/>
          <w:color w:val="767171" w:themeColor="background2" w:themeShade="80"/>
        </w:rPr>
        <w:t xml:space="preserve">Rule </w:t>
      </w:r>
      <w:r w:rsidR="00660CF1" w:rsidRPr="00BB1ADE">
        <w:rPr>
          <w:i/>
          <w:iCs/>
          <w:color w:val="767171" w:themeColor="background2" w:themeShade="80"/>
        </w:rPr>
        <w:t>7</w:t>
      </w:r>
      <w:r w:rsidRPr="00BB1ADE">
        <w:rPr>
          <w:color w:val="767171" w:themeColor="background2" w:themeShade="80"/>
        </w:rPr>
        <w:t xml:space="preserve">: If prior minutes are not classifiable (i.e., due to physical activity) and next minutes are within an episode not-able-to-detect-as-stressed, mark minutes as not-able-to-detect-as-stressed as we know physical activity to be stress reducing. </w:t>
      </w:r>
      <w:commentRangeEnd w:id="70"/>
      <w:r w:rsidR="00865DE8" w:rsidRPr="00BB1ADE">
        <w:rPr>
          <w:rStyle w:val="CommentReference"/>
          <w:color w:val="767171" w:themeColor="background2" w:themeShade="80"/>
        </w:rPr>
        <w:commentReference w:id="70"/>
      </w:r>
      <w:commentRangeEnd w:id="71"/>
      <w:r w:rsidR="006D6D92" w:rsidRPr="00BB1ADE">
        <w:rPr>
          <w:rStyle w:val="CommentReference"/>
          <w:color w:val="767171" w:themeColor="background2" w:themeShade="80"/>
        </w:rPr>
        <w:commentReference w:id="71"/>
      </w:r>
      <w:commentRangeEnd w:id="72"/>
      <w:r w:rsidR="006E3E5D" w:rsidRPr="00BB1ADE">
        <w:rPr>
          <w:rStyle w:val="CommentReference"/>
          <w:color w:val="767171" w:themeColor="background2" w:themeShade="80"/>
        </w:rPr>
        <w:commentReference w:id="72"/>
      </w:r>
      <w:commentRangeEnd w:id="73"/>
      <w:r w:rsidR="007A5CC5" w:rsidRPr="00BB1ADE">
        <w:rPr>
          <w:rStyle w:val="CommentReference"/>
          <w:color w:val="767171" w:themeColor="background2" w:themeShade="80"/>
        </w:rPr>
        <w:commentReference w:id="73"/>
      </w:r>
    </w:p>
    <w:p w14:paraId="2DCC0EF4" w14:textId="4BDEC744" w:rsidR="00223160" w:rsidRPr="00223160" w:rsidRDefault="00007289" w:rsidP="00E46126">
      <w:pPr>
        <w:pStyle w:val="ListParagraph"/>
        <w:numPr>
          <w:ilvl w:val="0"/>
          <w:numId w:val="14"/>
        </w:numPr>
        <w:rPr>
          <w:color w:val="000000" w:themeColor="text1"/>
        </w:rPr>
      </w:pPr>
      <w:r>
        <w:rPr>
          <w:i/>
          <w:iCs/>
          <w:color w:val="000000" w:themeColor="text1"/>
        </w:rPr>
        <w:t>…</w:t>
      </w:r>
    </w:p>
    <w:p w14:paraId="5BC3E9BD" w14:textId="77777777" w:rsidR="00223160" w:rsidRDefault="00223160" w:rsidP="00E46126">
      <w:pPr>
        <w:rPr>
          <w:b/>
          <w:bCs/>
        </w:rPr>
      </w:pPr>
    </w:p>
    <w:p w14:paraId="1B57BEE1" w14:textId="1604C0CD" w:rsidR="00E46126" w:rsidRPr="00BB1ADE" w:rsidRDefault="00E46126" w:rsidP="00BB1ADE">
      <w:pPr>
        <w:rPr>
          <w:b/>
          <w:bCs/>
        </w:rPr>
      </w:pPr>
      <w:r w:rsidRPr="00BB1ADE">
        <w:rPr>
          <w:b/>
          <w:bCs/>
        </w:rPr>
        <w:t>3.5.</w:t>
      </w:r>
      <w:r>
        <w:rPr>
          <w:b/>
          <w:bCs/>
        </w:rPr>
        <w:t>2</w:t>
      </w:r>
      <w:r w:rsidRPr="00BB1ADE">
        <w:rPr>
          <w:b/>
          <w:bCs/>
        </w:rPr>
        <w:tab/>
      </w:r>
      <w:r w:rsidR="005B4EEC">
        <w:rPr>
          <w:b/>
          <w:bCs/>
        </w:rPr>
        <w:t>Missingness</w:t>
      </w:r>
      <w:r w:rsidRPr="00BB1ADE">
        <w:rPr>
          <w:b/>
          <w:bCs/>
        </w:rPr>
        <w:t xml:space="preserve"> at the </w:t>
      </w:r>
      <w:r>
        <w:rPr>
          <w:b/>
          <w:bCs/>
        </w:rPr>
        <w:t>minute</w:t>
      </w:r>
      <w:r w:rsidRPr="00BB1ADE">
        <w:rPr>
          <w:b/>
          <w:bCs/>
        </w:rPr>
        <w:t xml:space="preserve"> level</w:t>
      </w:r>
    </w:p>
    <w:p w14:paraId="799928C6" w14:textId="1C5DA598" w:rsidR="00FA1249" w:rsidRDefault="00FA1249" w:rsidP="009D0CB5">
      <w:pPr>
        <w:rPr>
          <w:color w:val="000000" w:themeColor="text1"/>
        </w:rPr>
      </w:pPr>
    </w:p>
    <w:p w14:paraId="41AEB89C" w14:textId="45C3C378" w:rsidR="00CE7C8C" w:rsidRDefault="00CE7C8C" w:rsidP="00CE7C8C">
      <w:pPr>
        <w:rPr>
          <w:color w:val="000000" w:themeColor="text1"/>
        </w:rPr>
      </w:pPr>
      <w:r>
        <w:rPr>
          <w:color w:val="000000" w:themeColor="text1"/>
        </w:rPr>
        <w:t xml:space="preserve">For every minute of the </w:t>
      </w:r>
      <w:ins w:id="74" w:author="samurphy" w:date="2020-03-29T18:13:00Z">
        <w:r w:rsidR="008938A9">
          <w:rPr>
            <w:color w:val="000000" w:themeColor="text1"/>
          </w:rPr>
          <w:t>120-minute</w:t>
        </w:r>
      </w:ins>
      <w:r>
        <w:rPr>
          <w:color w:val="000000" w:themeColor="text1"/>
        </w:rPr>
        <w:t xml:space="preserve"> window following an available decision time, we know whether this minute is part of one of the following four types of labels</w:t>
      </w:r>
      <w:r w:rsidR="007407A8">
        <w:rPr>
          <w:color w:val="000000" w:themeColor="text1"/>
        </w:rPr>
        <w:t xml:space="preserve"> (i.e. a classifiable minute)</w:t>
      </w:r>
      <w:r>
        <w:rPr>
          <w:color w:val="000000" w:themeColor="text1"/>
        </w:rPr>
        <w:t xml:space="preserve">: </w:t>
      </w:r>
    </w:p>
    <w:p w14:paraId="66ECFE94" w14:textId="77777777" w:rsidR="00CE7C8C" w:rsidRDefault="00CE7C8C" w:rsidP="00CE7C8C">
      <w:pPr>
        <w:rPr>
          <w:color w:val="000000" w:themeColor="text1"/>
        </w:rPr>
      </w:pPr>
    </w:p>
    <w:p w14:paraId="2CEF5FAA" w14:textId="12B1216C" w:rsidR="00CE7C8C" w:rsidRPr="00BB1ADE" w:rsidRDefault="00CE7C8C" w:rsidP="00BB1ADE">
      <w:pPr>
        <w:pStyle w:val="ListParagraph"/>
        <w:numPr>
          <w:ilvl w:val="0"/>
          <w:numId w:val="16"/>
        </w:numPr>
        <w:rPr>
          <w:color w:val="000000" w:themeColor="text1"/>
        </w:rPr>
      </w:pPr>
      <w:r w:rsidRPr="00BB1ADE">
        <w:rPr>
          <w:color w:val="000000" w:themeColor="text1"/>
        </w:rPr>
        <w:t xml:space="preserve">detected stressed </w:t>
      </w:r>
    </w:p>
    <w:p w14:paraId="7635C5CF" w14:textId="77777777" w:rsidR="00CE7C8C" w:rsidRDefault="00CE7C8C" w:rsidP="00BB1ADE">
      <w:pPr>
        <w:pStyle w:val="ListParagraph"/>
        <w:numPr>
          <w:ilvl w:val="0"/>
          <w:numId w:val="16"/>
        </w:numPr>
        <w:rPr>
          <w:color w:val="000000" w:themeColor="text1"/>
        </w:rPr>
      </w:pPr>
      <w:r>
        <w:rPr>
          <w:color w:val="000000" w:themeColor="text1"/>
        </w:rPr>
        <w:t>not-able-to-detect-as-stressed</w:t>
      </w:r>
    </w:p>
    <w:p w14:paraId="4FA680F9" w14:textId="57B1A95E" w:rsidR="00CE7C8C" w:rsidRDefault="0041068E" w:rsidP="00BB1ADE">
      <w:pPr>
        <w:pStyle w:val="ListParagraph"/>
        <w:numPr>
          <w:ilvl w:val="0"/>
          <w:numId w:val="16"/>
        </w:numPr>
        <w:rPr>
          <w:color w:val="000000" w:themeColor="text1"/>
        </w:rPr>
      </w:pPr>
      <w:r>
        <w:rPr>
          <w:color w:val="000000" w:themeColor="text1"/>
        </w:rPr>
        <w:t>unsure (as coded within the data)</w:t>
      </w:r>
      <w:r w:rsidR="00CE7C8C">
        <w:rPr>
          <w:color w:val="000000" w:themeColor="text1"/>
        </w:rPr>
        <w:t xml:space="preserve"> due to physical activity **This is not missing data**</w:t>
      </w:r>
    </w:p>
    <w:p w14:paraId="42E6419F" w14:textId="39FF13D8" w:rsidR="009D0CB5" w:rsidRDefault="009D0CB5" w:rsidP="009D0CB5">
      <w:pPr>
        <w:rPr>
          <w:color w:val="000000" w:themeColor="text1"/>
        </w:rPr>
      </w:pPr>
    </w:p>
    <w:p w14:paraId="09A92994" w14:textId="0302DF26" w:rsidR="00435212" w:rsidRPr="00534550" w:rsidRDefault="00435212" w:rsidP="009D0CB5">
      <w:pPr>
        <w:rPr>
          <w:rFonts w:asciiTheme="majorHAnsi" w:hAnsiTheme="majorHAnsi" w:cstheme="majorHAnsi"/>
          <w:color w:val="000000" w:themeColor="text1"/>
        </w:rPr>
      </w:pPr>
      <w:r w:rsidRPr="00534550">
        <w:rPr>
          <w:rFonts w:asciiTheme="majorHAnsi" w:hAnsiTheme="majorHAnsi" w:cstheme="majorHAnsi"/>
          <w:color w:val="000000" w:themeColor="text1"/>
        </w:rPr>
        <w:t xml:space="preserve">Table </w:t>
      </w:r>
      <w:r w:rsidR="00AE69FE" w:rsidRPr="00534550">
        <w:rPr>
          <w:rFonts w:asciiTheme="majorHAnsi" w:hAnsiTheme="majorHAnsi" w:cstheme="majorHAnsi"/>
          <w:color w:val="000000" w:themeColor="text1"/>
        </w:rPr>
        <w:t xml:space="preserve">5 shows the classifiable minutes out of the 120 </w:t>
      </w:r>
      <w:r w:rsidR="007407A8" w:rsidRPr="00534550">
        <w:rPr>
          <w:rFonts w:asciiTheme="majorHAnsi" w:hAnsiTheme="majorHAnsi" w:cstheme="majorHAnsi"/>
          <w:color w:val="000000" w:themeColor="text1"/>
        </w:rPr>
        <w:t>minutes</w:t>
      </w:r>
      <w:r w:rsidR="00AE69FE" w:rsidRPr="00534550">
        <w:rPr>
          <w:rFonts w:asciiTheme="majorHAnsi" w:hAnsiTheme="majorHAnsi" w:cstheme="majorHAnsi"/>
          <w:color w:val="000000" w:themeColor="text1"/>
        </w:rPr>
        <w:t xml:space="preserve"> following an available decision time using both (</w:t>
      </w:r>
      <w:proofErr w:type="spellStart"/>
      <w:r w:rsidR="00AE69FE" w:rsidRPr="00534550">
        <w:rPr>
          <w:rFonts w:asciiTheme="majorHAnsi" w:hAnsiTheme="majorHAnsi" w:cstheme="majorHAnsi"/>
          <w:color w:val="000000" w:themeColor="text1"/>
        </w:rPr>
        <w:t>i</w:t>
      </w:r>
      <w:proofErr w:type="spellEnd"/>
      <w:r w:rsidR="00AE69FE" w:rsidRPr="00534550">
        <w:rPr>
          <w:rFonts w:asciiTheme="majorHAnsi" w:hAnsiTheme="majorHAnsi" w:cstheme="majorHAnsi"/>
          <w:color w:val="000000" w:themeColor="text1"/>
        </w:rPr>
        <w:t xml:space="preserve">) stress episode data; and (ii) </w:t>
      </w:r>
      <w:proofErr w:type="spellStart"/>
      <w:r w:rsidR="00AE69FE" w:rsidRPr="00534550">
        <w:rPr>
          <w:rFonts w:asciiTheme="majorHAnsi" w:hAnsiTheme="majorHAnsi" w:cstheme="majorHAnsi"/>
          <w:color w:val="000000" w:themeColor="text1"/>
        </w:rPr>
        <w:t>cStress</w:t>
      </w:r>
      <w:proofErr w:type="spellEnd"/>
      <w:r w:rsidR="00AE69FE" w:rsidRPr="00534550">
        <w:rPr>
          <w:rFonts w:asciiTheme="majorHAnsi" w:hAnsiTheme="majorHAnsi" w:cstheme="majorHAnsi"/>
          <w:color w:val="000000" w:themeColor="text1"/>
        </w:rPr>
        <w:t xml:space="preserve"> minute level labeled data. Section S.1 provides detail on the definition of a classifiable minute.  </w:t>
      </w:r>
    </w:p>
    <w:p w14:paraId="637AF8FD" w14:textId="5F77FB05" w:rsidR="00AE69FE" w:rsidRPr="00534550" w:rsidRDefault="00AE69FE" w:rsidP="009D0CB5">
      <w:pPr>
        <w:rPr>
          <w:rFonts w:asciiTheme="majorHAnsi" w:hAnsiTheme="majorHAnsi" w:cstheme="majorHAnsi"/>
          <w:color w:val="000000" w:themeColor="text1"/>
        </w:rPr>
      </w:pPr>
    </w:p>
    <w:p w14:paraId="22A05842" w14:textId="2037613D" w:rsidR="00C2242C" w:rsidRPr="00534550" w:rsidRDefault="00C2242C" w:rsidP="009D0CB5">
      <w:pPr>
        <w:rPr>
          <w:rFonts w:asciiTheme="majorHAnsi" w:hAnsiTheme="majorHAnsi" w:cstheme="majorHAnsi"/>
          <w:color w:val="000000" w:themeColor="text1"/>
        </w:rPr>
      </w:pPr>
      <w:r w:rsidRPr="00534550">
        <w:rPr>
          <w:rFonts w:asciiTheme="majorHAnsi" w:hAnsiTheme="majorHAnsi" w:cstheme="majorHAnsi"/>
          <w:color w:val="000000" w:themeColor="text1"/>
        </w:rPr>
        <w:t xml:space="preserve">At this time, there is no interpolation being conducted for the minute level labeled data, since at first we are interested in understanding exactly how much missing data is present. </w:t>
      </w:r>
      <w:r w:rsidR="00733A36" w:rsidRPr="00534550">
        <w:rPr>
          <w:rFonts w:asciiTheme="majorHAnsi" w:hAnsiTheme="majorHAnsi" w:cstheme="majorHAnsi"/>
          <w:color w:val="000000" w:themeColor="text1"/>
        </w:rPr>
        <w:t xml:space="preserve">Due to the large amount of missingness resulting from using the minute level labeled data, we opt to use the episode data in order to </w:t>
      </w:r>
      <w:r w:rsidR="002E142D" w:rsidRPr="00534550">
        <w:rPr>
          <w:rFonts w:asciiTheme="majorHAnsi" w:hAnsiTheme="majorHAnsi" w:cstheme="majorHAnsi"/>
          <w:color w:val="000000" w:themeColor="text1"/>
        </w:rPr>
        <w:t>construct</w:t>
      </w:r>
      <w:r w:rsidR="00733A36" w:rsidRPr="00534550">
        <w:rPr>
          <w:rFonts w:asciiTheme="majorHAnsi" w:hAnsiTheme="majorHAnsi" w:cstheme="majorHAnsi"/>
          <w:color w:val="000000" w:themeColor="text1"/>
        </w:rPr>
        <w:t xml:space="preserve"> the </w:t>
      </w:r>
      <w:r w:rsidR="00BE7C55" w:rsidRPr="00534550">
        <w:rPr>
          <w:rFonts w:asciiTheme="majorHAnsi" w:hAnsiTheme="majorHAnsi" w:cstheme="majorHAnsi"/>
          <w:color w:val="000000" w:themeColor="text1"/>
        </w:rPr>
        <w:t xml:space="preserve">data for the </w:t>
      </w:r>
      <w:r w:rsidR="00733A36" w:rsidRPr="00534550">
        <w:rPr>
          <w:rFonts w:asciiTheme="majorHAnsi" w:hAnsiTheme="majorHAnsi" w:cstheme="majorHAnsi"/>
          <w:color w:val="000000" w:themeColor="text1"/>
        </w:rPr>
        <w:t xml:space="preserve">primary outcome. </w:t>
      </w:r>
    </w:p>
    <w:p w14:paraId="60302515" w14:textId="3C8F620E" w:rsidR="0056198D" w:rsidRPr="00534550" w:rsidRDefault="0056198D" w:rsidP="00FF3AFF">
      <w:pPr>
        <w:rPr>
          <w:rFonts w:asciiTheme="majorHAnsi" w:hAnsiTheme="majorHAnsi" w:cstheme="majorHAnsi"/>
          <w:b/>
          <w:bCs/>
          <w:i/>
          <w:iCs/>
        </w:rPr>
      </w:pPr>
    </w:p>
    <w:p w14:paraId="6D11D082" w14:textId="17353E4A" w:rsidR="00223160" w:rsidRPr="00534550" w:rsidRDefault="00223160" w:rsidP="00223160">
      <w:pPr>
        <w:rPr>
          <w:rFonts w:asciiTheme="majorHAnsi" w:hAnsiTheme="majorHAnsi" w:cstheme="majorHAnsi"/>
          <w:b/>
          <w:bCs/>
        </w:rPr>
      </w:pPr>
      <w:r w:rsidRPr="00534550">
        <w:rPr>
          <w:rFonts w:asciiTheme="majorHAnsi" w:hAnsiTheme="majorHAnsi" w:cstheme="majorHAnsi"/>
          <w:b/>
          <w:bCs/>
        </w:rPr>
        <w:t>3.5.3</w:t>
      </w:r>
      <w:r w:rsidRPr="00534550">
        <w:rPr>
          <w:rFonts w:asciiTheme="majorHAnsi" w:hAnsiTheme="majorHAnsi" w:cstheme="majorHAnsi"/>
          <w:b/>
          <w:bCs/>
        </w:rPr>
        <w:tab/>
        <w:t>Imputation Strategy</w:t>
      </w:r>
    </w:p>
    <w:p w14:paraId="5F78F3D3" w14:textId="77777777" w:rsidR="00223160" w:rsidRPr="00534550" w:rsidRDefault="00223160" w:rsidP="00223160">
      <w:pPr>
        <w:rPr>
          <w:rFonts w:asciiTheme="majorHAnsi" w:hAnsiTheme="majorHAnsi" w:cstheme="majorHAnsi"/>
        </w:rPr>
      </w:pPr>
    </w:p>
    <w:p w14:paraId="1949CA48" w14:textId="454A4F56" w:rsidR="005F7917" w:rsidRPr="001E5546" w:rsidRDefault="00223160" w:rsidP="00FF3AFF">
      <w:pPr>
        <w:rPr>
          <w:rFonts w:asciiTheme="majorHAnsi" w:hAnsiTheme="majorHAnsi" w:cstheme="majorHAnsi"/>
        </w:rPr>
      </w:pPr>
      <w:r w:rsidRPr="00534550">
        <w:rPr>
          <w:rFonts w:asciiTheme="majorHAnsi" w:hAnsiTheme="majorHAnsi" w:cstheme="majorHAnsi"/>
        </w:rPr>
        <w:t xml:space="preserve">As evident by Table 5, </w:t>
      </w:r>
      <w:r w:rsidR="005F7917" w:rsidRPr="00534550">
        <w:rPr>
          <w:rFonts w:asciiTheme="majorHAnsi" w:hAnsiTheme="majorHAnsi" w:cstheme="majorHAnsi"/>
        </w:rPr>
        <w:t>the average fraction of classifiable minutes in the 120</w:t>
      </w:r>
      <w:r w:rsidR="00C85EC3" w:rsidRPr="00534550">
        <w:rPr>
          <w:rFonts w:asciiTheme="majorHAnsi" w:hAnsiTheme="majorHAnsi" w:cstheme="majorHAnsi"/>
        </w:rPr>
        <w:t>-</w:t>
      </w:r>
      <w:r w:rsidR="005F7917" w:rsidRPr="00534550">
        <w:rPr>
          <w:rFonts w:asciiTheme="majorHAnsi" w:hAnsiTheme="majorHAnsi" w:cstheme="majorHAnsi"/>
        </w:rPr>
        <w:t xml:space="preserve">minute window following available decision times using </w:t>
      </w:r>
      <w:r w:rsidRPr="00534550">
        <w:rPr>
          <w:rFonts w:asciiTheme="majorHAnsi" w:hAnsiTheme="majorHAnsi" w:cstheme="majorHAnsi"/>
        </w:rPr>
        <w:t xml:space="preserve">data streams </w:t>
      </w:r>
      <w:r w:rsidR="005F7917" w:rsidRPr="00534550">
        <w:rPr>
          <w:rFonts w:asciiTheme="majorHAnsi" w:hAnsiTheme="majorHAnsi" w:cstheme="majorHAnsi"/>
        </w:rPr>
        <w:t>for</w:t>
      </w:r>
      <w:r w:rsidRPr="00534550">
        <w:rPr>
          <w:rFonts w:asciiTheme="majorHAnsi" w:hAnsiTheme="majorHAnsi" w:cstheme="majorHAnsi"/>
        </w:rPr>
        <w:t xml:space="preserve"> </w:t>
      </w:r>
      <w:r w:rsidR="005F7917" w:rsidRPr="00534550">
        <w:rPr>
          <w:rFonts w:asciiTheme="majorHAnsi" w:hAnsiTheme="majorHAnsi" w:cstheme="majorHAnsi"/>
        </w:rPr>
        <w:t xml:space="preserve">both </w:t>
      </w:r>
      <w:r w:rsidRPr="00534550">
        <w:rPr>
          <w:rFonts w:asciiTheme="majorHAnsi" w:hAnsiTheme="majorHAnsi" w:cstheme="majorHAnsi"/>
        </w:rPr>
        <w:t xml:space="preserve">the episode level </w:t>
      </w:r>
      <w:r w:rsidR="005F7917" w:rsidRPr="00534550">
        <w:rPr>
          <w:rFonts w:asciiTheme="majorHAnsi" w:hAnsiTheme="majorHAnsi" w:cstheme="majorHAnsi"/>
        </w:rPr>
        <w:t xml:space="preserve">and minute level detected-stress classifications are </w:t>
      </w:r>
      <w:r w:rsidR="00A7032E" w:rsidRPr="001E5546">
        <w:rPr>
          <w:rFonts w:asciiTheme="majorHAnsi" w:hAnsiTheme="majorHAnsi" w:cstheme="majorHAnsi"/>
          <w:i/>
          <w:iCs/>
        </w:rPr>
        <w:t>very</w:t>
      </w:r>
      <w:r w:rsidR="005F7917" w:rsidRPr="001E5546">
        <w:rPr>
          <w:rFonts w:asciiTheme="majorHAnsi" w:hAnsiTheme="majorHAnsi" w:cstheme="majorHAnsi"/>
        </w:rPr>
        <w:t xml:space="preserve"> low.</w:t>
      </w:r>
    </w:p>
    <w:p w14:paraId="5ACEF845" w14:textId="3F68246A" w:rsidR="00223160" w:rsidRPr="001E5546" w:rsidRDefault="005F7917" w:rsidP="00FF3AFF">
      <w:pPr>
        <w:rPr>
          <w:rFonts w:asciiTheme="majorHAnsi" w:hAnsiTheme="majorHAnsi" w:cstheme="majorHAnsi"/>
        </w:rPr>
      </w:pPr>
      <w:r w:rsidRPr="001E5546">
        <w:rPr>
          <w:rFonts w:asciiTheme="majorHAnsi" w:hAnsiTheme="majorHAnsi" w:cstheme="majorHAnsi"/>
        </w:rPr>
        <w:t xml:space="preserve"> </w:t>
      </w:r>
    </w:p>
    <w:p w14:paraId="5A38CBCA" w14:textId="77FF90C7" w:rsidR="00223160" w:rsidRPr="001E5546" w:rsidRDefault="00223160" w:rsidP="00FF3AFF">
      <w:pPr>
        <w:rPr>
          <w:rFonts w:asciiTheme="majorHAnsi" w:hAnsiTheme="majorHAnsi" w:cstheme="majorHAnsi"/>
        </w:rPr>
      </w:pPr>
      <w:commentRangeStart w:id="75"/>
      <w:r w:rsidRPr="001E5546">
        <w:rPr>
          <w:rFonts w:asciiTheme="majorHAnsi" w:hAnsiTheme="majorHAnsi" w:cstheme="majorHAnsi"/>
          <w:b/>
          <w:bCs/>
          <w:color w:val="FF0000"/>
        </w:rPr>
        <w:t>Data issue currently under investigation:</w:t>
      </w:r>
      <w:r w:rsidRPr="001E5546">
        <w:rPr>
          <w:rFonts w:asciiTheme="majorHAnsi" w:hAnsiTheme="majorHAnsi" w:cstheme="majorHAnsi"/>
          <w:color w:val="FF0000"/>
        </w:rPr>
        <w:t xml:space="preserve"> </w:t>
      </w:r>
      <w:r w:rsidRPr="001E5546">
        <w:rPr>
          <w:rFonts w:asciiTheme="majorHAnsi" w:hAnsiTheme="majorHAnsi" w:cstheme="majorHAnsi"/>
        </w:rPr>
        <w:t xml:space="preserve">E.g., for individual 202 on day 3, the episode level data stream provides an average fraction of 0.43 for classifiable minutes in the </w:t>
      </w:r>
      <w:proofErr w:type="gramStart"/>
      <w:r w:rsidRPr="001E5546">
        <w:rPr>
          <w:rFonts w:asciiTheme="majorHAnsi" w:hAnsiTheme="majorHAnsi" w:cstheme="majorHAnsi"/>
        </w:rPr>
        <w:t>120 minute</w:t>
      </w:r>
      <w:proofErr w:type="gramEnd"/>
      <w:r w:rsidRPr="001E5546">
        <w:rPr>
          <w:rFonts w:asciiTheme="majorHAnsi" w:hAnsiTheme="majorHAnsi" w:cstheme="majorHAnsi"/>
        </w:rPr>
        <w:t xml:space="preserve"> window following an available decision time. The corresponding value using the data stream providing minute level </w:t>
      </w:r>
      <w:proofErr w:type="spellStart"/>
      <w:r w:rsidRPr="001E5546">
        <w:rPr>
          <w:rFonts w:asciiTheme="majorHAnsi" w:hAnsiTheme="majorHAnsi" w:cstheme="majorHAnsi"/>
        </w:rPr>
        <w:t>cStress</w:t>
      </w:r>
      <w:proofErr w:type="spellEnd"/>
      <w:r w:rsidRPr="001E5546">
        <w:rPr>
          <w:rFonts w:asciiTheme="majorHAnsi" w:hAnsiTheme="majorHAnsi" w:cstheme="majorHAnsi"/>
        </w:rPr>
        <w:t xml:space="preserve"> labels is 0.</w:t>
      </w:r>
      <w:commentRangeEnd w:id="75"/>
      <w:r w:rsidRPr="001E5546">
        <w:rPr>
          <w:rStyle w:val="CommentReference"/>
          <w:rFonts w:asciiTheme="majorHAnsi" w:hAnsiTheme="majorHAnsi" w:cstheme="majorHAnsi"/>
          <w:sz w:val="24"/>
          <w:szCs w:val="24"/>
        </w:rPr>
        <w:commentReference w:id="75"/>
      </w:r>
    </w:p>
    <w:p w14:paraId="0CD1E4F8" w14:textId="4ED270E8" w:rsidR="00223160" w:rsidRPr="001E5546" w:rsidRDefault="00223160" w:rsidP="00FF3AFF">
      <w:pPr>
        <w:rPr>
          <w:rFonts w:asciiTheme="majorHAnsi" w:hAnsiTheme="majorHAnsi" w:cstheme="majorHAnsi"/>
          <w:b/>
          <w:bCs/>
        </w:rPr>
      </w:pPr>
    </w:p>
    <w:p w14:paraId="6F17AEE7" w14:textId="1B60A4D9" w:rsidR="00A7032E" w:rsidRPr="001E5546" w:rsidRDefault="00A7032E" w:rsidP="00FF3AFF">
      <w:pPr>
        <w:rPr>
          <w:rFonts w:asciiTheme="majorHAnsi" w:hAnsiTheme="majorHAnsi" w:cstheme="majorHAnsi"/>
        </w:rPr>
      </w:pPr>
      <w:r w:rsidRPr="001E5546">
        <w:rPr>
          <w:rFonts w:asciiTheme="majorHAnsi" w:hAnsiTheme="majorHAnsi" w:cstheme="majorHAnsi"/>
        </w:rPr>
        <w:t xml:space="preserve">The detected-stress </w:t>
      </w:r>
      <w:r w:rsidR="00FC6B46">
        <w:rPr>
          <w:rFonts w:asciiTheme="majorHAnsi" w:hAnsiTheme="majorHAnsi" w:cstheme="majorHAnsi"/>
        </w:rPr>
        <w:t xml:space="preserve">minute level </w:t>
      </w:r>
      <w:r w:rsidRPr="001E5546">
        <w:rPr>
          <w:rFonts w:asciiTheme="majorHAnsi" w:hAnsiTheme="majorHAnsi" w:cstheme="majorHAnsi"/>
        </w:rPr>
        <w:t>classification time series suffer from much missing data and a variety of noise sources, including sensor detection error, are present in the data. Therefore, pre</w:t>
      </w:r>
      <w:r w:rsidR="00FC6B46">
        <w:rPr>
          <w:rFonts w:asciiTheme="majorHAnsi" w:hAnsiTheme="majorHAnsi" w:cstheme="majorHAnsi"/>
        </w:rPr>
        <w:t>-</w:t>
      </w:r>
      <w:r w:rsidRPr="001E5546">
        <w:rPr>
          <w:rFonts w:asciiTheme="majorHAnsi" w:hAnsiTheme="majorHAnsi" w:cstheme="majorHAnsi"/>
        </w:rPr>
        <w:t xml:space="preserve">processing steps like data imputation are important to achieve high-quality data for reliable inferences. </w:t>
      </w:r>
    </w:p>
    <w:p w14:paraId="78ECF9D1" w14:textId="31B8EBE7" w:rsidR="00252F92" w:rsidRPr="001E5546" w:rsidRDefault="00252F92" w:rsidP="00FF3AFF">
      <w:pPr>
        <w:rPr>
          <w:rFonts w:asciiTheme="majorHAnsi" w:hAnsiTheme="majorHAnsi" w:cstheme="majorHAnsi"/>
        </w:rPr>
      </w:pPr>
    </w:p>
    <w:p w14:paraId="380BB377" w14:textId="5275FCFC" w:rsidR="00252F92" w:rsidRPr="001E5546" w:rsidRDefault="00383633" w:rsidP="00FF3AFF">
      <w:pPr>
        <w:rPr>
          <w:rFonts w:asciiTheme="majorHAnsi" w:hAnsiTheme="majorHAnsi" w:cstheme="majorHAnsi"/>
        </w:rPr>
      </w:pPr>
      <w:ins w:id="76" w:author="samurphy" w:date="2020-04-20T07:31:00Z">
        <w:r>
          <w:rPr>
            <w:rFonts w:asciiTheme="majorHAnsi" w:hAnsiTheme="majorHAnsi" w:cstheme="majorHAnsi"/>
          </w:rPr>
          <w:t>Perhaps the</w:t>
        </w:r>
      </w:ins>
      <w:commentRangeStart w:id="77"/>
      <w:commentRangeStart w:id="78"/>
      <w:del w:id="79" w:author="samurphy" w:date="2020-04-20T07:31:00Z">
        <w:r w:rsidR="00252F92" w:rsidRPr="001E5546" w:rsidDel="00383633">
          <w:rPr>
            <w:rFonts w:asciiTheme="majorHAnsi" w:hAnsiTheme="majorHAnsi" w:cstheme="majorHAnsi"/>
          </w:rPr>
          <w:delText>We believe that our</w:delText>
        </w:r>
      </w:del>
      <w:r w:rsidR="00252F92" w:rsidRPr="001E5546">
        <w:rPr>
          <w:rFonts w:asciiTheme="majorHAnsi" w:hAnsiTheme="majorHAnsi" w:cstheme="majorHAnsi"/>
        </w:rPr>
        <w:t xml:space="preserve"> missing data </w:t>
      </w:r>
      <w:del w:id="80" w:author="samurphy" w:date="2020-04-20T07:31:00Z">
        <w:r w:rsidR="00252F92" w:rsidRPr="001E5546" w:rsidDel="00383633">
          <w:rPr>
            <w:rFonts w:asciiTheme="majorHAnsi" w:hAnsiTheme="majorHAnsi" w:cstheme="majorHAnsi"/>
          </w:rPr>
          <w:delText>be considered</w:delText>
        </w:r>
      </w:del>
      <w:ins w:id="81" w:author="samurphy" w:date="2020-04-20T07:31:00Z">
        <w:r>
          <w:rPr>
            <w:rFonts w:asciiTheme="majorHAnsi" w:hAnsiTheme="majorHAnsi" w:cstheme="majorHAnsi"/>
          </w:rPr>
          <w:t>is</w:t>
        </w:r>
      </w:ins>
      <w:r w:rsidR="00252F92" w:rsidRPr="001E5546">
        <w:rPr>
          <w:rFonts w:asciiTheme="majorHAnsi" w:hAnsiTheme="majorHAnsi" w:cstheme="majorHAnsi"/>
        </w:rPr>
        <w:t xml:space="preserve"> missing at random (MAR)</w:t>
      </w:r>
      <w:ins w:id="82" w:author="samurphy" w:date="2020-04-20T07:31:00Z">
        <w:r>
          <w:rPr>
            <w:rFonts w:asciiTheme="majorHAnsi" w:hAnsiTheme="majorHAnsi" w:cstheme="majorHAnsi"/>
          </w:rPr>
          <w:t>.  This would be the case if</w:t>
        </w:r>
      </w:ins>
      <w:del w:id="83" w:author="samurphy" w:date="2020-04-20T07:31:00Z">
        <w:r w:rsidR="00252F92" w:rsidRPr="001E5546" w:rsidDel="00383633">
          <w:rPr>
            <w:rFonts w:asciiTheme="majorHAnsi" w:hAnsiTheme="majorHAnsi" w:cstheme="majorHAnsi"/>
          </w:rPr>
          <w:delText xml:space="preserve"> since</w:delText>
        </w:r>
      </w:del>
      <w:r w:rsidR="00252F92" w:rsidRPr="001E5546">
        <w:rPr>
          <w:rFonts w:asciiTheme="majorHAnsi" w:hAnsiTheme="majorHAnsi" w:cstheme="majorHAnsi"/>
        </w:rPr>
        <w:t xml:space="preserve"> stress can be explained by other known contextual variables such as day of the week, time of the day, previous stress levels, and the slope and intercept of previous time-series samples. </w:t>
      </w:r>
      <w:commentRangeEnd w:id="77"/>
      <w:r w:rsidR="008938A9">
        <w:rPr>
          <w:rStyle w:val="CommentReference"/>
          <w:rFonts w:asciiTheme="majorHAnsi" w:hAnsiTheme="majorHAnsi"/>
        </w:rPr>
        <w:commentReference w:id="77"/>
      </w:r>
      <w:commentRangeEnd w:id="78"/>
      <w:r w:rsidR="00FA2486">
        <w:rPr>
          <w:rStyle w:val="CommentReference"/>
          <w:rFonts w:asciiTheme="majorHAnsi" w:hAnsiTheme="majorHAnsi"/>
        </w:rPr>
        <w:commentReference w:id="78"/>
      </w:r>
    </w:p>
    <w:p w14:paraId="29D56F37" w14:textId="7C185AEE" w:rsidR="00611529" w:rsidRPr="001E5546" w:rsidRDefault="00611529" w:rsidP="00FF3AFF">
      <w:pPr>
        <w:rPr>
          <w:rFonts w:asciiTheme="majorHAnsi" w:hAnsiTheme="majorHAnsi" w:cstheme="majorHAnsi"/>
        </w:rPr>
      </w:pPr>
    </w:p>
    <w:p w14:paraId="3711048A" w14:textId="246BF22C" w:rsidR="00A7032E" w:rsidRPr="001E5546" w:rsidRDefault="003A4E9F" w:rsidP="00FF3AFF">
      <w:pPr>
        <w:rPr>
          <w:rFonts w:asciiTheme="majorHAnsi" w:hAnsiTheme="majorHAnsi" w:cstheme="majorHAnsi"/>
        </w:rPr>
      </w:pPr>
      <w:commentRangeStart w:id="84"/>
      <w:commentRangeStart w:id="85"/>
      <w:r w:rsidRPr="001E5546">
        <w:rPr>
          <w:rFonts w:asciiTheme="majorHAnsi" w:hAnsiTheme="majorHAnsi" w:cstheme="majorHAnsi"/>
          <w:b/>
          <w:bCs/>
        </w:rPr>
        <w:t>Proposal</w:t>
      </w:r>
      <w:r>
        <w:rPr>
          <w:rFonts w:asciiTheme="majorHAnsi" w:hAnsiTheme="majorHAnsi" w:cstheme="majorHAnsi"/>
        </w:rPr>
        <w:t xml:space="preserve">: </w:t>
      </w:r>
      <w:r w:rsidR="00DB3988">
        <w:rPr>
          <w:rFonts w:asciiTheme="majorHAnsi" w:hAnsiTheme="majorHAnsi" w:cstheme="majorHAnsi"/>
        </w:rPr>
        <w:t xml:space="preserve">We </w:t>
      </w:r>
      <w:r w:rsidR="00FC6B46">
        <w:rPr>
          <w:rFonts w:asciiTheme="majorHAnsi" w:hAnsiTheme="majorHAnsi" w:cstheme="majorHAnsi"/>
        </w:rPr>
        <w:t xml:space="preserve">aim to </w:t>
      </w:r>
      <w:r w:rsidR="00DB3988">
        <w:rPr>
          <w:rFonts w:asciiTheme="majorHAnsi" w:hAnsiTheme="majorHAnsi" w:cstheme="majorHAnsi"/>
        </w:rPr>
        <w:t>conduct multiple imputation of our longitudinal categorial data</w:t>
      </w:r>
      <w:r w:rsidR="00531301">
        <w:rPr>
          <w:rFonts w:asciiTheme="majorHAnsi" w:hAnsiTheme="majorHAnsi" w:cstheme="majorHAnsi"/>
        </w:rPr>
        <w:t xml:space="preserve"> (i.e., detected-stressed minute, not-able-to-detect-as-stressed minute, physical activity minute)</w:t>
      </w:r>
      <w:r w:rsidR="00DB3988">
        <w:rPr>
          <w:rFonts w:asciiTheme="majorHAnsi" w:hAnsiTheme="majorHAnsi" w:cstheme="majorHAnsi"/>
        </w:rPr>
        <w:t xml:space="preserve"> through Bayesian mixture latent Markov models (</w:t>
      </w:r>
      <w:proofErr w:type="spellStart"/>
      <w:r w:rsidR="00DB3988">
        <w:rPr>
          <w:rFonts w:asciiTheme="majorHAnsi" w:hAnsiTheme="majorHAnsi" w:cstheme="majorHAnsi"/>
        </w:rPr>
        <w:t>Vidotto</w:t>
      </w:r>
      <w:proofErr w:type="spellEnd"/>
      <w:r w:rsidR="00DB3988">
        <w:rPr>
          <w:rFonts w:asciiTheme="majorHAnsi" w:hAnsiTheme="majorHAnsi" w:cstheme="majorHAnsi"/>
        </w:rPr>
        <w:t xml:space="preserve"> et.al., 2019)</w:t>
      </w:r>
      <w:r w:rsidR="00A93D34">
        <w:rPr>
          <w:rFonts w:asciiTheme="majorHAnsi" w:hAnsiTheme="majorHAnsi" w:cstheme="majorHAnsi"/>
        </w:rPr>
        <w:t>.</w:t>
      </w:r>
    </w:p>
    <w:commentRangeEnd w:id="84"/>
    <w:p w14:paraId="63170F9B" w14:textId="77777777" w:rsidR="00FA2486" w:rsidRDefault="004218DA" w:rsidP="00FF3AFF">
      <w:pPr>
        <w:rPr>
          <w:ins w:id="86" w:author="Menictas, Marianne" w:date="2020-04-20T02:48:00Z"/>
          <w:b/>
          <w:bCs/>
        </w:rPr>
      </w:pPr>
      <w:r>
        <w:rPr>
          <w:rStyle w:val="CommentReference"/>
          <w:rFonts w:asciiTheme="majorHAnsi" w:hAnsiTheme="majorHAnsi"/>
        </w:rPr>
        <w:commentReference w:id="84"/>
      </w:r>
      <w:commentRangeEnd w:id="85"/>
    </w:p>
    <w:p w14:paraId="15F8C42D" w14:textId="326EE369" w:rsidR="00A7032E" w:rsidRDefault="00FA2486" w:rsidP="00FF3AFF">
      <w:pPr>
        <w:rPr>
          <w:ins w:id="87" w:author="Menictas, Marianne" w:date="2020-03-28T16:49:00Z"/>
          <w:b/>
          <w:bCs/>
        </w:rPr>
      </w:pPr>
      <w:r>
        <w:rPr>
          <w:rStyle w:val="CommentReference"/>
          <w:rFonts w:asciiTheme="majorHAnsi" w:hAnsiTheme="majorHAnsi"/>
        </w:rPr>
        <w:commentReference w:id="85"/>
      </w:r>
    </w:p>
    <w:p w14:paraId="3EE8539F" w14:textId="33C6FF40" w:rsidR="00FA2486" w:rsidRDefault="00FA2486" w:rsidP="00FA2486">
      <w:pPr>
        <w:rPr>
          <w:ins w:id="88" w:author="Menictas, Marianne" w:date="2020-04-20T02:48:00Z"/>
          <w:rFonts w:asciiTheme="majorHAnsi" w:hAnsiTheme="majorHAnsi" w:cstheme="majorHAnsi"/>
          <w:b/>
          <w:bCs/>
        </w:rPr>
      </w:pPr>
      <w:ins w:id="89" w:author="Menictas, Marianne" w:date="2020-04-20T02:48:00Z">
        <w:r w:rsidRPr="001D525D">
          <w:rPr>
            <w:rFonts w:asciiTheme="majorHAnsi" w:hAnsiTheme="majorHAnsi" w:cstheme="majorHAnsi"/>
            <w:b/>
            <w:bCs/>
          </w:rPr>
          <w:t>3.5.</w:t>
        </w:r>
        <w:r>
          <w:rPr>
            <w:rFonts w:asciiTheme="majorHAnsi" w:hAnsiTheme="majorHAnsi" w:cstheme="majorHAnsi"/>
            <w:b/>
            <w:bCs/>
          </w:rPr>
          <w:t>4</w:t>
        </w:r>
        <w:r w:rsidRPr="001D525D">
          <w:rPr>
            <w:rFonts w:asciiTheme="majorHAnsi" w:hAnsiTheme="majorHAnsi" w:cstheme="majorHAnsi"/>
            <w:b/>
            <w:bCs/>
          </w:rPr>
          <w:tab/>
        </w:r>
        <w:r>
          <w:rPr>
            <w:rFonts w:asciiTheme="majorHAnsi" w:hAnsiTheme="majorHAnsi" w:cstheme="majorHAnsi"/>
            <w:b/>
            <w:bCs/>
          </w:rPr>
          <w:t>Predicting missing episodes</w:t>
        </w:r>
      </w:ins>
    </w:p>
    <w:p w14:paraId="743B0C98" w14:textId="185F14F6" w:rsidR="00FA2486" w:rsidRDefault="00FA2486" w:rsidP="00FA2486">
      <w:pPr>
        <w:rPr>
          <w:ins w:id="90" w:author="Menictas, Marianne" w:date="2020-04-20T02:48:00Z"/>
          <w:rFonts w:asciiTheme="majorHAnsi" w:hAnsiTheme="majorHAnsi" w:cstheme="majorHAnsi"/>
          <w:b/>
          <w:bCs/>
        </w:rPr>
      </w:pPr>
    </w:p>
    <w:p w14:paraId="24654637" w14:textId="77777777" w:rsidR="00FA2486" w:rsidRPr="00FA2486" w:rsidRDefault="00FA2486" w:rsidP="00FA2486">
      <w:pPr>
        <w:rPr>
          <w:ins w:id="91" w:author="Menictas, Marianne" w:date="2020-04-20T02:48:00Z"/>
          <w:rFonts w:asciiTheme="majorHAnsi" w:hAnsiTheme="majorHAnsi" w:cstheme="majorHAnsi"/>
        </w:rPr>
      </w:pPr>
      <w:ins w:id="92" w:author="Menictas, Marianne" w:date="2020-04-20T02:48:00Z">
        <w:r w:rsidRPr="00FA2486">
          <w:rPr>
            <w:rFonts w:asciiTheme="majorHAnsi" w:hAnsiTheme="majorHAnsi" w:cstheme="majorHAnsi"/>
          </w:rPr>
          <w:t xml:space="preserve">As a first pass, we build a logistic mixed effects model (with a random effect on participant ID) in order to identify features of current/past history that may be useful in predicting missing minutes. </w:t>
        </w:r>
      </w:ins>
    </w:p>
    <w:p w14:paraId="5C436440" w14:textId="77777777" w:rsidR="00FA2486" w:rsidRPr="00FA2486" w:rsidRDefault="00FA2486" w:rsidP="00FA2486">
      <w:pPr>
        <w:rPr>
          <w:ins w:id="93" w:author="Menictas, Marianne" w:date="2020-04-20T02:48:00Z"/>
          <w:rFonts w:asciiTheme="majorHAnsi" w:hAnsiTheme="majorHAnsi" w:cstheme="majorHAnsi"/>
        </w:rPr>
      </w:pPr>
    </w:p>
    <w:p w14:paraId="2069D4E7" w14:textId="77777777" w:rsidR="00FA2486" w:rsidRPr="00FA2486" w:rsidRDefault="00FA2486" w:rsidP="00FA2486">
      <w:pPr>
        <w:rPr>
          <w:ins w:id="94" w:author="Menictas, Marianne" w:date="2020-04-20T02:48:00Z"/>
          <w:rFonts w:asciiTheme="majorHAnsi" w:hAnsiTheme="majorHAnsi" w:cstheme="majorHAnsi"/>
        </w:rPr>
      </w:pPr>
      <w:ins w:id="95" w:author="Menictas, Marianne" w:date="2020-04-20T02:48:00Z">
        <w:r w:rsidRPr="00FA2486">
          <w:rPr>
            <w:rFonts w:asciiTheme="majorHAnsi" w:hAnsiTheme="majorHAnsi" w:cstheme="majorHAnsi"/>
          </w:rPr>
          <w:t xml:space="preserve">We create the following variables for consideration: </w:t>
        </w:r>
      </w:ins>
    </w:p>
    <w:p w14:paraId="171959BE" w14:textId="77777777" w:rsidR="00FA2486" w:rsidRPr="00FA2486" w:rsidRDefault="00FA2486" w:rsidP="00FA2486">
      <w:pPr>
        <w:rPr>
          <w:ins w:id="96" w:author="Menictas, Marianne" w:date="2020-04-20T02:48:00Z"/>
          <w:rFonts w:asciiTheme="majorHAnsi" w:hAnsiTheme="majorHAnsi" w:cstheme="majorHAnsi"/>
        </w:rPr>
      </w:pPr>
    </w:p>
    <w:p w14:paraId="42948DDD" w14:textId="77777777" w:rsidR="00FA2486" w:rsidRPr="00FA2486" w:rsidRDefault="00FA2486" w:rsidP="00FA2486">
      <w:pPr>
        <w:rPr>
          <w:ins w:id="97" w:author="Menictas, Marianne" w:date="2020-04-20T02:48:00Z"/>
          <w:rFonts w:asciiTheme="majorHAnsi" w:hAnsiTheme="majorHAnsi" w:cstheme="majorHAnsi"/>
        </w:rPr>
      </w:pPr>
      <w:ins w:id="98" w:author="Menictas, Marianne" w:date="2020-04-20T02:48:00Z">
        <w:r w:rsidRPr="00FA2486">
          <w:rPr>
            <w:rFonts w:asciiTheme="majorHAnsi" w:hAnsiTheme="majorHAnsi" w:cstheme="majorHAnsi"/>
          </w:rPr>
          <w:t>Y = episode type {1 = missing episode, 0 = classified episode}</w:t>
        </w:r>
      </w:ins>
    </w:p>
    <w:p w14:paraId="581327D5" w14:textId="77777777" w:rsidR="00FA2486" w:rsidRPr="00FA2486" w:rsidRDefault="00FA2486" w:rsidP="00FA2486">
      <w:pPr>
        <w:rPr>
          <w:ins w:id="99" w:author="Menictas, Marianne" w:date="2020-04-20T02:48:00Z"/>
          <w:rFonts w:asciiTheme="majorHAnsi" w:hAnsiTheme="majorHAnsi" w:cstheme="majorHAnsi"/>
        </w:rPr>
      </w:pPr>
      <w:ins w:id="100" w:author="Menictas, Marianne" w:date="2020-04-20T02:48:00Z">
        <w:r w:rsidRPr="00FA2486">
          <w:rPr>
            <w:rFonts w:asciiTheme="majorHAnsi" w:hAnsiTheme="majorHAnsi" w:cstheme="majorHAnsi"/>
          </w:rPr>
          <w:t xml:space="preserve">X1 = Day in MRT </w:t>
        </w:r>
      </w:ins>
    </w:p>
    <w:p w14:paraId="45A60681" w14:textId="77777777" w:rsidR="00FA2486" w:rsidRPr="00FA2486" w:rsidRDefault="00FA2486" w:rsidP="00FA2486">
      <w:pPr>
        <w:rPr>
          <w:ins w:id="101" w:author="Menictas, Marianne" w:date="2020-04-20T02:48:00Z"/>
          <w:rFonts w:asciiTheme="majorHAnsi" w:hAnsiTheme="majorHAnsi" w:cstheme="majorHAnsi"/>
        </w:rPr>
      </w:pPr>
      <w:ins w:id="102" w:author="Menictas, Marianne" w:date="2020-04-20T02:48:00Z">
        <w:r w:rsidRPr="00FA2486">
          <w:rPr>
            <w:rFonts w:asciiTheme="majorHAnsi" w:hAnsiTheme="majorHAnsi" w:cstheme="majorHAnsi"/>
          </w:rPr>
          <w:t>X2 = episode length in minutes (standardized using z-transformation)</w:t>
        </w:r>
      </w:ins>
    </w:p>
    <w:p w14:paraId="0D546134" w14:textId="77777777" w:rsidR="00FA2486" w:rsidRPr="00FA2486" w:rsidRDefault="00FA2486" w:rsidP="00FA2486">
      <w:pPr>
        <w:rPr>
          <w:ins w:id="103" w:author="Menictas, Marianne" w:date="2020-04-20T02:48:00Z"/>
          <w:rFonts w:asciiTheme="majorHAnsi" w:hAnsiTheme="majorHAnsi" w:cstheme="majorHAnsi"/>
        </w:rPr>
      </w:pPr>
      <w:ins w:id="104" w:author="Menictas, Marianne" w:date="2020-04-20T02:48:00Z">
        <w:r w:rsidRPr="00FA2486">
          <w:rPr>
            <w:rFonts w:asciiTheme="majorHAnsi" w:hAnsiTheme="majorHAnsi" w:cstheme="majorHAnsi"/>
          </w:rPr>
          <w:t>X3 = previous episode type {1 = missing episode, 0 = classified episode}</w:t>
        </w:r>
      </w:ins>
    </w:p>
    <w:p w14:paraId="7921AF4D" w14:textId="77777777" w:rsidR="00FA2486" w:rsidRPr="00FA2486" w:rsidRDefault="00FA2486" w:rsidP="00FA2486">
      <w:pPr>
        <w:rPr>
          <w:ins w:id="105" w:author="Menictas, Marianne" w:date="2020-04-20T02:48:00Z"/>
          <w:rFonts w:asciiTheme="majorHAnsi" w:hAnsiTheme="majorHAnsi" w:cstheme="majorHAnsi"/>
        </w:rPr>
      </w:pPr>
      <w:ins w:id="106" w:author="Menictas, Marianne" w:date="2020-04-20T02:48:00Z">
        <w:r w:rsidRPr="00FA2486">
          <w:rPr>
            <w:rFonts w:asciiTheme="majorHAnsi" w:hAnsiTheme="majorHAnsi" w:cstheme="majorHAnsi"/>
          </w:rPr>
          <w:t>X4 = previous episode length in minutes (standardized using z-transformation)</w:t>
        </w:r>
      </w:ins>
    </w:p>
    <w:p w14:paraId="1C4F0BA5" w14:textId="77777777" w:rsidR="00FA2486" w:rsidRPr="00FA2486" w:rsidRDefault="00FA2486" w:rsidP="00FA2486">
      <w:pPr>
        <w:rPr>
          <w:ins w:id="107" w:author="Menictas, Marianne" w:date="2020-04-20T02:48:00Z"/>
          <w:rFonts w:asciiTheme="majorHAnsi" w:hAnsiTheme="majorHAnsi" w:cstheme="majorHAnsi"/>
        </w:rPr>
      </w:pPr>
      <w:ins w:id="108" w:author="Menictas, Marianne" w:date="2020-04-20T02:48:00Z">
        <w:r w:rsidRPr="00FA2486">
          <w:rPr>
            <w:rFonts w:asciiTheme="majorHAnsi" w:hAnsiTheme="majorHAnsi" w:cstheme="majorHAnsi"/>
          </w:rPr>
          <w:t>X5 = participant ID</w:t>
        </w:r>
      </w:ins>
    </w:p>
    <w:p w14:paraId="1F7E775C" w14:textId="77777777" w:rsidR="00FA2486" w:rsidRPr="00FA2486" w:rsidRDefault="00FA2486" w:rsidP="00FA2486">
      <w:pPr>
        <w:rPr>
          <w:ins w:id="109" w:author="Menictas, Marianne" w:date="2020-04-20T02:48:00Z"/>
          <w:rFonts w:asciiTheme="majorHAnsi" w:hAnsiTheme="majorHAnsi" w:cstheme="majorHAnsi"/>
        </w:rPr>
      </w:pPr>
    </w:p>
    <w:p w14:paraId="51B5C3A9" w14:textId="21069120" w:rsidR="00FA2486" w:rsidRPr="00FA2486" w:rsidRDefault="00FA2486" w:rsidP="00FA2486">
      <w:pPr>
        <w:rPr>
          <w:ins w:id="110" w:author="Menictas, Marianne" w:date="2020-04-20T02:48:00Z"/>
          <w:rFonts w:asciiTheme="majorHAnsi" w:hAnsiTheme="majorHAnsi" w:cstheme="majorHAnsi"/>
        </w:rPr>
      </w:pPr>
      <w:ins w:id="111" w:author="Menictas, Marianne" w:date="2020-04-20T02:48:00Z">
        <w:r w:rsidRPr="00FA2486">
          <w:rPr>
            <w:rFonts w:asciiTheme="majorHAnsi" w:hAnsiTheme="majorHAnsi" w:cstheme="majorHAnsi"/>
          </w:rPr>
          <w:t xml:space="preserve">In R, we use </w:t>
        </w:r>
        <w:proofErr w:type="spellStart"/>
        <w:proofErr w:type="gramStart"/>
        <w:r w:rsidRPr="00FA2486">
          <w:rPr>
            <w:rFonts w:asciiTheme="majorHAnsi" w:hAnsiTheme="majorHAnsi" w:cstheme="majorHAnsi"/>
          </w:rPr>
          <w:t>glmer</w:t>
        </w:r>
        <w:proofErr w:type="spellEnd"/>
        <w:r w:rsidRPr="00FA2486">
          <w:rPr>
            <w:rFonts w:asciiTheme="majorHAnsi" w:hAnsiTheme="majorHAnsi" w:cstheme="majorHAnsi"/>
          </w:rPr>
          <w:t>(</w:t>
        </w:r>
        <w:proofErr w:type="gramEnd"/>
        <w:r w:rsidRPr="00FA2486">
          <w:rPr>
            <w:rFonts w:asciiTheme="majorHAnsi" w:hAnsiTheme="majorHAnsi" w:cstheme="majorHAnsi"/>
          </w:rPr>
          <w:t xml:space="preserve">) to fit a simple logistic mixed effects model. We also use </w:t>
        </w:r>
        <w:proofErr w:type="spellStart"/>
        <w:proofErr w:type="gramStart"/>
        <w:r w:rsidRPr="00FA2486">
          <w:rPr>
            <w:rFonts w:asciiTheme="majorHAnsi" w:hAnsiTheme="majorHAnsi" w:cstheme="majorHAnsi"/>
          </w:rPr>
          <w:t>ggeffects</w:t>
        </w:r>
        <w:proofErr w:type="spellEnd"/>
        <w:r w:rsidRPr="00FA2486">
          <w:rPr>
            <w:rFonts w:asciiTheme="majorHAnsi" w:hAnsiTheme="majorHAnsi" w:cstheme="majorHAnsi"/>
          </w:rPr>
          <w:t>::</w:t>
        </w:r>
        <w:proofErr w:type="spellStart"/>
        <w:proofErr w:type="gramEnd"/>
        <w:r w:rsidRPr="00FA2486">
          <w:rPr>
            <w:rFonts w:asciiTheme="majorHAnsi" w:hAnsiTheme="majorHAnsi" w:cstheme="majorHAnsi"/>
          </w:rPr>
          <w:t>ggpredict</w:t>
        </w:r>
        <w:proofErr w:type="spellEnd"/>
        <w:r w:rsidRPr="00FA2486">
          <w:rPr>
            <w:rFonts w:asciiTheme="majorHAnsi" w:hAnsiTheme="majorHAnsi" w:cstheme="majorHAnsi"/>
          </w:rPr>
          <w:t xml:space="preserve">()which returns marginal effects on the response scale and thus the </w:t>
        </w:r>
        <w:r w:rsidRPr="00FA2486">
          <w:rPr>
            <w:rFonts w:asciiTheme="majorHAnsi" w:hAnsiTheme="majorHAnsi" w:cstheme="majorHAnsi"/>
          </w:rPr>
          <w:lastRenderedPageBreak/>
          <w:t xml:space="preserve">predicted values are predicted probabilities (these are shown in the following </w:t>
        </w:r>
      </w:ins>
      <w:ins w:id="112" w:author="Menictas, Marianne" w:date="2020-04-20T02:50:00Z">
        <w:r w:rsidR="0006597B">
          <w:rPr>
            <w:rFonts w:asciiTheme="majorHAnsi" w:hAnsiTheme="majorHAnsi" w:cstheme="majorHAnsi"/>
          </w:rPr>
          <w:t xml:space="preserve">four </w:t>
        </w:r>
      </w:ins>
      <w:ins w:id="113" w:author="Menictas, Marianne" w:date="2020-04-20T02:48:00Z">
        <w:r w:rsidRPr="00FA2486">
          <w:rPr>
            <w:rFonts w:asciiTheme="majorHAnsi" w:hAnsiTheme="majorHAnsi" w:cstheme="majorHAnsi"/>
          </w:rPr>
          <w:t xml:space="preserve">plots). For this mixed model, these predicted values are at the population level. </w:t>
        </w:r>
      </w:ins>
    </w:p>
    <w:p w14:paraId="12B3F105" w14:textId="087B1FDA" w:rsidR="00FA2486" w:rsidRDefault="00FA2486" w:rsidP="00FA2486">
      <w:pPr>
        <w:rPr>
          <w:ins w:id="114" w:author="Menictas, Marianne" w:date="2020-04-20T02:49:00Z"/>
          <w:rFonts w:asciiTheme="majorHAnsi" w:hAnsiTheme="majorHAnsi" w:cstheme="majorHAnsi"/>
          <w:b/>
          <w:bCs/>
        </w:rPr>
      </w:pPr>
    </w:p>
    <w:p w14:paraId="7681B167" w14:textId="173C125A" w:rsidR="00FA2486" w:rsidRDefault="00FA2486" w:rsidP="00FA2486">
      <w:pPr>
        <w:jc w:val="center"/>
        <w:rPr>
          <w:ins w:id="115" w:author="Menictas, Marianne" w:date="2020-04-20T02:49:00Z"/>
          <w:rFonts w:asciiTheme="majorHAnsi" w:hAnsiTheme="majorHAnsi" w:cstheme="majorHAnsi"/>
          <w:b/>
          <w:bCs/>
        </w:rPr>
      </w:pPr>
      <w:ins w:id="116" w:author="Menictas, Marianne" w:date="2020-04-20T02:49:00Z">
        <w:r>
          <w:rPr>
            <w:noProof/>
          </w:rPr>
          <w:drawing>
            <wp:inline distT="0" distB="0" distL="0" distR="0" wp14:anchorId="070F55F7" wp14:editId="72618E8A">
              <wp:extent cx="4385734" cy="38234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lot1.pdf"/>
                      <pic:cNvPicPr/>
                    </pic:nvPicPr>
                    <pic:blipFill>
                      <a:blip r:embed="rId16">
                        <a:extLst>
                          <a:ext uri="{28A0092B-C50C-407E-A947-70E740481C1C}">
                            <a14:useLocalDpi xmlns:a14="http://schemas.microsoft.com/office/drawing/2010/main" val="0"/>
                          </a:ext>
                        </a:extLst>
                      </a:blip>
                      <a:stretch>
                        <a:fillRect/>
                      </a:stretch>
                    </pic:blipFill>
                    <pic:spPr>
                      <a:xfrm>
                        <a:off x="0" y="0"/>
                        <a:ext cx="4385734" cy="3823461"/>
                      </a:xfrm>
                      <a:prstGeom prst="rect">
                        <a:avLst/>
                      </a:prstGeom>
                    </pic:spPr>
                  </pic:pic>
                </a:graphicData>
              </a:graphic>
            </wp:inline>
          </w:drawing>
        </w:r>
      </w:ins>
    </w:p>
    <w:p w14:paraId="7698C841" w14:textId="1C16FDED" w:rsidR="00FA2486" w:rsidRDefault="00FA2486" w:rsidP="00FA2486">
      <w:pPr>
        <w:jc w:val="center"/>
        <w:rPr>
          <w:ins w:id="117" w:author="Menictas, Marianne" w:date="2020-04-20T02:49:00Z"/>
          <w:rFonts w:asciiTheme="majorHAnsi" w:hAnsiTheme="majorHAnsi" w:cstheme="majorHAnsi"/>
          <w:b/>
          <w:bCs/>
        </w:rPr>
      </w:pPr>
    </w:p>
    <w:p w14:paraId="3918224C" w14:textId="0E9F992B" w:rsidR="00FA2486" w:rsidRDefault="00FA2486" w:rsidP="00FA2486">
      <w:pPr>
        <w:jc w:val="center"/>
        <w:rPr>
          <w:ins w:id="118" w:author="Menictas, Marianne" w:date="2020-04-20T02:49:00Z"/>
          <w:rFonts w:asciiTheme="majorHAnsi" w:hAnsiTheme="majorHAnsi" w:cstheme="majorHAnsi"/>
          <w:b/>
          <w:bCs/>
        </w:rPr>
      </w:pPr>
      <w:ins w:id="119" w:author="Menictas, Marianne" w:date="2020-04-20T02:49:00Z">
        <w:r>
          <w:rPr>
            <w:noProof/>
          </w:rPr>
          <w:lastRenderedPageBreak/>
          <w:drawing>
            <wp:inline distT="0" distB="0" distL="0" distR="0" wp14:anchorId="78E1EA27" wp14:editId="0DE0BFB3">
              <wp:extent cx="4275666" cy="3727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lot2.pdf"/>
                      <pic:cNvPicPr/>
                    </pic:nvPicPr>
                    <pic:blipFill>
                      <a:blip r:embed="rId17">
                        <a:extLst>
                          <a:ext uri="{28A0092B-C50C-407E-A947-70E740481C1C}">
                            <a14:useLocalDpi xmlns:a14="http://schemas.microsoft.com/office/drawing/2010/main" val="0"/>
                          </a:ext>
                        </a:extLst>
                      </a:blip>
                      <a:stretch>
                        <a:fillRect/>
                      </a:stretch>
                    </pic:blipFill>
                    <pic:spPr>
                      <a:xfrm>
                        <a:off x="0" y="0"/>
                        <a:ext cx="4379133" cy="3817707"/>
                      </a:xfrm>
                      <a:prstGeom prst="rect">
                        <a:avLst/>
                      </a:prstGeom>
                    </pic:spPr>
                  </pic:pic>
                </a:graphicData>
              </a:graphic>
            </wp:inline>
          </w:drawing>
        </w:r>
      </w:ins>
    </w:p>
    <w:p w14:paraId="1BC3B71A" w14:textId="297DA55A" w:rsidR="00FA2486" w:rsidRDefault="00FA2486" w:rsidP="00FA2486">
      <w:pPr>
        <w:jc w:val="center"/>
        <w:rPr>
          <w:ins w:id="120" w:author="Menictas, Marianne" w:date="2020-04-20T02:49:00Z"/>
          <w:rFonts w:asciiTheme="majorHAnsi" w:hAnsiTheme="majorHAnsi" w:cstheme="majorHAnsi"/>
          <w:b/>
          <w:bCs/>
        </w:rPr>
      </w:pPr>
    </w:p>
    <w:p w14:paraId="543D25E4" w14:textId="5362EE74" w:rsidR="00FA2486" w:rsidRDefault="00FA2486" w:rsidP="00FA2486">
      <w:pPr>
        <w:jc w:val="center"/>
        <w:rPr>
          <w:ins w:id="121" w:author="Menictas, Marianne" w:date="2020-04-20T02:49:00Z"/>
          <w:rFonts w:asciiTheme="majorHAnsi" w:hAnsiTheme="majorHAnsi" w:cstheme="majorHAnsi"/>
          <w:b/>
          <w:bCs/>
        </w:rPr>
      </w:pPr>
      <w:ins w:id="122" w:author="Menictas, Marianne" w:date="2020-04-20T02:49:00Z">
        <w:r>
          <w:rPr>
            <w:noProof/>
          </w:rPr>
          <w:drawing>
            <wp:inline distT="0" distB="0" distL="0" distR="0" wp14:anchorId="26BC0F17" wp14:editId="179BBBD3">
              <wp:extent cx="4351867" cy="37939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lot3.pdf"/>
                      <pic:cNvPicPr/>
                    </pic:nvPicPr>
                    <pic:blipFill>
                      <a:blip r:embed="rId18">
                        <a:extLst>
                          <a:ext uri="{28A0092B-C50C-407E-A947-70E740481C1C}">
                            <a14:useLocalDpi xmlns:a14="http://schemas.microsoft.com/office/drawing/2010/main" val="0"/>
                          </a:ext>
                        </a:extLst>
                      </a:blip>
                      <a:stretch>
                        <a:fillRect/>
                      </a:stretch>
                    </pic:blipFill>
                    <pic:spPr>
                      <a:xfrm>
                        <a:off x="0" y="0"/>
                        <a:ext cx="4387399" cy="3824911"/>
                      </a:xfrm>
                      <a:prstGeom prst="rect">
                        <a:avLst/>
                      </a:prstGeom>
                    </pic:spPr>
                  </pic:pic>
                </a:graphicData>
              </a:graphic>
            </wp:inline>
          </w:drawing>
        </w:r>
      </w:ins>
    </w:p>
    <w:p w14:paraId="1562A8EB" w14:textId="6E5DCDF7" w:rsidR="00FA2486" w:rsidRDefault="00FA2486" w:rsidP="00FA2486">
      <w:pPr>
        <w:jc w:val="center"/>
        <w:rPr>
          <w:ins w:id="123" w:author="Menictas, Marianne" w:date="2020-04-20T02:49:00Z"/>
          <w:rFonts w:asciiTheme="majorHAnsi" w:hAnsiTheme="majorHAnsi" w:cstheme="majorHAnsi"/>
          <w:b/>
          <w:bCs/>
        </w:rPr>
      </w:pPr>
    </w:p>
    <w:p w14:paraId="1FB36EB3" w14:textId="4F80232C" w:rsidR="00FA2486" w:rsidRDefault="00FA2486" w:rsidP="00FA2486">
      <w:pPr>
        <w:jc w:val="center"/>
        <w:rPr>
          <w:ins w:id="124" w:author="Menictas, Marianne" w:date="2020-04-20T02:49:00Z"/>
          <w:rFonts w:asciiTheme="majorHAnsi" w:hAnsiTheme="majorHAnsi" w:cstheme="majorHAnsi"/>
          <w:b/>
          <w:bCs/>
        </w:rPr>
      </w:pPr>
      <w:ins w:id="125" w:author="Menictas, Marianne" w:date="2020-04-20T02:49:00Z">
        <w:r>
          <w:rPr>
            <w:noProof/>
          </w:rPr>
          <w:lastRenderedPageBreak/>
          <w:drawing>
            <wp:inline distT="0" distB="0" distL="0" distR="0" wp14:anchorId="65071125" wp14:editId="5B2996C6">
              <wp:extent cx="4233334" cy="3690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4.pdf"/>
                      <pic:cNvPicPr/>
                    </pic:nvPicPr>
                    <pic:blipFill>
                      <a:blip r:embed="rId19">
                        <a:extLst>
                          <a:ext uri="{28A0092B-C50C-407E-A947-70E740481C1C}">
                            <a14:useLocalDpi xmlns:a14="http://schemas.microsoft.com/office/drawing/2010/main" val="0"/>
                          </a:ext>
                        </a:extLst>
                      </a:blip>
                      <a:stretch>
                        <a:fillRect/>
                      </a:stretch>
                    </pic:blipFill>
                    <pic:spPr>
                      <a:xfrm>
                        <a:off x="0" y="0"/>
                        <a:ext cx="4343430" cy="3786581"/>
                      </a:xfrm>
                      <a:prstGeom prst="rect">
                        <a:avLst/>
                      </a:prstGeom>
                    </pic:spPr>
                  </pic:pic>
                </a:graphicData>
              </a:graphic>
            </wp:inline>
          </w:drawing>
        </w:r>
      </w:ins>
    </w:p>
    <w:p w14:paraId="01D22D9F" w14:textId="22DCD7E0" w:rsidR="00FA2486" w:rsidRDefault="00FA2486" w:rsidP="00FA2486">
      <w:pPr>
        <w:jc w:val="center"/>
        <w:rPr>
          <w:ins w:id="126" w:author="Menictas, Marianne" w:date="2020-04-20T02:49:00Z"/>
          <w:rFonts w:asciiTheme="majorHAnsi" w:hAnsiTheme="majorHAnsi" w:cstheme="majorHAnsi"/>
          <w:b/>
          <w:bCs/>
        </w:rPr>
      </w:pPr>
    </w:p>
    <w:p w14:paraId="0D526AF2" w14:textId="13009B66" w:rsidR="00FA2486" w:rsidRPr="00FA2486" w:rsidRDefault="00FA2486" w:rsidP="00FA2486">
      <w:pPr>
        <w:rPr>
          <w:ins w:id="127" w:author="Menictas, Marianne" w:date="2020-04-20T02:48:00Z"/>
          <w:rFonts w:asciiTheme="majorHAnsi" w:hAnsiTheme="majorHAnsi" w:cstheme="majorHAnsi"/>
        </w:rPr>
      </w:pPr>
      <w:ins w:id="128" w:author="Menictas, Marianne" w:date="2020-04-20T02:49:00Z">
        <w:r w:rsidRPr="00FA2486">
          <w:rPr>
            <w:rFonts w:asciiTheme="majorHAnsi" w:hAnsiTheme="majorHAnsi" w:cstheme="majorHAnsi"/>
          </w:rPr>
          <w:t xml:space="preserve">Given that we identify clear trends of the predictors in terms of predicting the response, these variables could be considered within an imputation model for filling in missing episodes. We plan to conduce a more thorough analysis in coming weeks. </w:t>
        </w:r>
      </w:ins>
    </w:p>
    <w:p w14:paraId="781CABED" w14:textId="77777777" w:rsidR="00A7032E" w:rsidRDefault="00A7032E" w:rsidP="00FF3AFF">
      <w:pPr>
        <w:rPr>
          <w:ins w:id="129" w:author="Menictas, Marianne" w:date="2020-03-28T16:44:00Z"/>
          <w:b/>
          <w:bCs/>
        </w:rPr>
      </w:pPr>
    </w:p>
    <w:p w14:paraId="3559180F" w14:textId="77777777" w:rsidR="00A7032E" w:rsidRPr="00223160" w:rsidRDefault="00A7032E" w:rsidP="00FF3AFF">
      <w:pPr>
        <w:rPr>
          <w:b/>
          <w:bCs/>
        </w:rPr>
      </w:pPr>
    </w:p>
    <w:p w14:paraId="4C6D169D" w14:textId="30A87F29" w:rsidR="00FF3AFF" w:rsidRPr="00FF3AFF" w:rsidRDefault="00CB7B69" w:rsidP="00FF3AFF">
      <w:pPr>
        <w:rPr>
          <w:i/>
          <w:iCs/>
        </w:rPr>
      </w:pPr>
      <w:r>
        <w:rPr>
          <w:b/>
          <w:bCs/>
          <w:i/>
          <w:iCs/>
        </w:rPr>
        <w:t>3.</w:t>
      </w:r>
      <w:r w:rsidR="0041318B">
        <w:rPr>
          <w:b/>
          <w:bCs/>
          <w:i/>
          <w:iCs/>
        </w:rPr>
        <w:t>6</w:t>
      </w:r>
      <w:r>
        <w:rPr>
          <w:b/>
          <w:bCs/>
          <w:i/>
          <w:iCs/>
        </w:rPr>
        <w:t xml:space="preserve"> </w:t>
      </w:r>
      <w:r w:rsidR="00FF3AFF">
        <w:rPr>
          <w:b/>
          <w:bCs/>
          <w:i/>
          <w:iCs/>
        </w:rPr>
        <w:t xml:space="preserve">Effects of Intervention Reminder </w:t>
      </w:r>
    </w:p>
    <w:p w14:paraId="2F764412" w14:textId="7E3725CF" w:rsidR="00FF3AFF" w:rsidRDefault="00FF3AFF" w:rsidP="00FF3AFF"/>
    <w:p w14:paraId="5058CD6A" w14:textId="77777777" w:rsidR="0054394E" w:rsidRPr="009B5FEA" w:rsidRDefault="0054394E" w:rsidP="0054394E">
      <w:pPr>
        <w:rPr>
          <w:color w:val="C00000"/>
        </w:rPr>
      </w:pPr>
      <w:r w:rsidRPr="009B5FEA">
        <w:rPr>
          <w:color w:val="C00000"/>
        </w:rPr>
        <w:t>&lt;T</w:t>
      </w:r>
      <w:r>
        <w:rPr>
          <w:color w:val="C00000"/>
        </w:rPr>
        <w:t>ODO</w:t>
      </w:r>
      <w:r w:rsidRPr="009B5FEA">
        <w:rPr>
          <w:color w:val="C00000"/>
        </w:rPr>
        <w:t>&gt;</w:t>
      </w:r>
    </w:p>
    <w:p w14:paraId="60A0987E" w14:textId="77777777" w:rsidR="009B5FEA" w:rsidRPr="00FF3AFF" w:rsidRDefault="009B5FEA" w:rsidP="00FF3AFF"/>
    <w:p w14:paraId="46C73E7B" w14:textId="2D97BE42" w:rsidR="00FF3AFF" w:rsidRPr="009B5FEA" w:rsidRDefault="00FF3AFF" w:rsidP="00B945EA">
      <w:pPr>
        <w:pStyle w:val="ListParagraph"/>
        <w:numPr>
          <w:ilvl w:val="1"/>
          <w:numId w:val="1"/>
        </w:numPr>
        <w:rPr>
          <w:b/>
          <w:bCs/>
          <w:i/>
          <w:iCs/>
        </w:rPr>
      </w:pPr>
      <w:r w:rsidRPr="009B5FEA">
        <w:rPr>
          <w:b/>
          <w:bCs/>
          <w:i/>
          <w:iCs/>
        </w:rPr>
        <w:t>Sensitivity Analyses</w:t>
      </w:r>
    </w:p>
    <w:p w14:paraId="7FD871EE" w14:textId="1BAEF84B" w:rsidR="009B5FEA" w:rsidRDefault="009B5FEA" w:rsidP="009B5FEA">
      <w:pPr>
        <w:rPr>
          <w:b/>
          <w:bCs/>
          <w:i/>
          <w:iCs/>
        </w:rPr>
      </w:pPr>
    </w:p>
    <w:p w14:paraId="4FF1CF99" w14:textId="0506B3DF" w:rsidR="0054394E" w:rsidRPr="009B5FEA" w:rsidRDefault="0054394E" w:rsidP="0054394E">
      <w:pPr>
        <w:rPr>
          <w:color w:val="C00000"/>
        </w:rPr>
      </w:pPr>
      <w:r w:rsidRPr="009B5FEA">
        <w:rPr>
          <w:color w:val="C00000"/>
        </w:rPr>
        <w:t>&lt;T</w:t>
      </w:r>
      <w:r>
        <w:rPr>
          <w:color w:val="C00000"/>
        </w:rPr>
        <w:t>ODO</w:t>
      </w:r>
      <w:r w:rsidRPr="009B5FEA">
        <w:rPr>
          <w:color w:val="C00000"/>
        </w:rPr>
        <w:t>&gt;</w:t>
      </w:r>
    </w:p>
    <w:p w14:paraId="631D3EB2" w14:textId="0AB60C68" w:rsidR="00FF3AFF" w:rsidRPr="00FF3AFF" w:rsidRDefault="00FF3AFF" w:rsidP="00FF3AFF">
      <w:pPr>
        <w:rPr>
          <w:b/>
          <w:bCs/>
          <w:i/>
          <w:iCs/>
        </w:rPr>
      </w:pPr>
    </w:p>
    <w:p w14:paraId="2CC98393" w14:textId="7A68A998" w:rsidR="00FF3AFF" w:rsidRPr="00FF3AFF" w:rsidRDefault="00FF3AFF" w:rsidP="00B945EA">
      <w:pPr>
        <w:pStyle w:val="Heading2"/>
        <w:numPr>
          <w:ilvl w:val="0"/>
          <w:numId w:val="1"/>
        </w:numPr>
        <w:rPr>
          <w:b/>
          <w:bCs/>
        </w:rPr>
      </w:pPr>
      <w:r>
        <w:rPr>
          <w:b/>
          <w:bCs/>
        </w:rPr>
        <w:t>Discussion</w:t>
      </w:r>
    </w:p>
    <w:p w14:paraId="57482892" w14:textId="088F5994" w:rsidR="00FF3AFF" w:rsidRDefault="00FF3AFF" w:rsidP="00FF3AFF"/>
    <w:p w14:paraId="7E6C29F3" w14:textId="77777777" w:rsidR="008D1297" w:rsidRPr="00FF3AFF" w:rsidRDefault="008D1297" w:rsidP="00FF3AFF"/>
    <w:p w14:paraId="675EA959" w14:textId="0EF00DDA" w:rsidR="00656A5E" w:rsidRPr="00656A5E" w:rsidRDefault="00637AF5" w:rsidP="001E5546">
      <w:pPr>
        <w:pStyle w:val="Heading2"/>
        <w:rPr>
          <w:ins w:id="130" w:author="Menictas, Marianne" w:date="2020-03-28T16:54:00Z"/>
        </w:rPr>
      </w:pPr>
      <w:r>
        <w:rPr>
          <w:b/>
          <w:bCs/>
        </w:rPr>
        <w:t>References</w:t>
      </w:r>
    </w:p>
    <w:p w14:paraId="7BD6D33F" w14:textId="77777777" w:rsidR="00656A5E" w:rsidRPr="00FF3AFF" w:rsidRDefault="00656A5E" w:rsidP="00637AF5"/>
    <w:p w14:paraId="2A9BCFC8" w14:textId="0EFFEE2B" w:rsidR="00637AF5" w:rsidRPr="001E5546" w:rsidRDefault="00637AF5" w:rsidP="00637AF5">
      <w:pPr>
        <w:rPr>
          <w:rFonts w:asciiTheme="majorHAnsi" w:hAnsiTheme="majorHAnsi" w:cstheme="majorHAnsi"/>
          <w:shd w:val="clear" w:color="auto" w:fill="FFFFFF"/>
        </w:rPr>
      </w:pPr>
      <w:proofErr w:type="spellStart"/>
      <w:r w:rsidRPr="001E5546">
        <w:rPr>
          <w:rFonts w:asciiTheme="majorHAnsi" w:hAnsiTheme="majorHAnsi" w:cstheme="majorHAnsi"/>
          <w:shd w:val="clear" w:color="auto" w:fill="FFFFFF"/>
        </w:rPr>
        <w:t>Boruvka</w:t>
      </w:r>
      <w:proofErr w:type="spellEnd"/>
      <w:r w:rsidRPr="001E5546">
        <w:rPr>
          <w:rFonts w:asciiTheme="majorHAnsi" w:hAnsiTheme="majorHAnsi" w:cstheme="majorHAnsi"/>
          <w:shd w:val="clear" w:color="auto" w:fill="FFFFFF"/>
        </w:rPr>
        <w:t xml:space="preserve">, A., Almirall, D., </w:t>
      </w:r>
      <w:proofErr w:type="spellStart"/>
      <w:r w:rsidRPr="001E5546">
        <w:rPr>
          <w:rFonts w:asciiTheme="majorHAnsi" w:hAnsiTheme="majorHAnsi" w:cstheme="majorHAnsi"/>
          <w:shd w:val="clear" w:color="auto" w:fill="FFFFFF"/>
        </w:rPr>
        <w:t>Witkiewitz</w:t>
      </w:r>
      <w:proofErr w:type="spellEnd"/>
      <w:r w:rsidRPr="001E5546">
        <w:rPr>
          <w:rFonts w:asciiTheme="majorHAnsi" w:hAnsiTheme="majorHAnsi" w:cstheme="majorHAnsi"/>
          <w:shd w:val="clear" w:color="auto" w:fill="FFFFFF"/>
        </w:rPr>
        <w:t>, K. and Murphy, S.A., 2018. Assessing time-varying causal effect moderation in mobile health. </w:t>
      </w:r>
      <w:r w:rsidRPr="001E5546">
        <w:rPr>
          <w:rFonts w:asciiTheme="majorHAnsi" w:hAnsiTheme="majorHAnsi" w:cstheme="majorHAnsi"/>
          <w:i/>
          <w:iCs/>
          <w:shd w:val="clear" w:color="auto" w:fill="FFFFFF"/>
        </w:rPr>
        <w:t>Journal of the American Statistical Association</w:t>
      </w:r>
      <w:r w:rsidRPr="001E5546">
        <w:rPr>
          <w:rFonts w:asciiTheme="majorHAnsi" w:hAnsiTheme="majorHAnsi" w:cstheme="majorHAnsi"/>
          <w:shd w:val="clear" w:color="auto" w:fill="FFFFFF"/>
        </w:rPr>
        <w:t>, </w:t>
      </w:r>
      <w:r w:rsidRPr="001E5546">
        <w:rPr>
          <w:rFonts w:asciiTheme="majorHAnsi" w:hAnsiTheme="majorHAnsi" w:cstheme="majorHAnsi"/>
          <w:i/>
          <w:iCs/>
          <w:shd w:val="clear" w:color="auto" w:fill="FFFFFF"/>
        </w:rPr>
        <w:t>113</w:t>
      </w:r>
      <w:r w:rsidRPr="001E5546">
        <w:rPr>
          <w:rFonts w:asciiTheme="majorHAnsi" w:hAnsiTheme="majorHAnsi" w:cstheme="majorHAnsi"/>
          <w:shd w:val="clear" w:color="auto" w:fill="FFFFFF"/>
        </w:rPr>
        <w:t>(523), pp.1112-1121.</w:t>
      </w:r>
    </w:p>
    <w:p w14:paraId="3AC6F5CA" w14:textId="77777777" w:rsidR="00656A5E" w:rsidRPr="001E5546" w:rsidRDefault="00656A5E" w:rsidP="00637AF5">
      <w:pPr>
        <w:rPr>
          <w:rFonts w:asciiTheme="majorHAnsi" w:hAnsiTheme="majorHAnsi" w:cstheme="majorHAnsi"/>
          <w:shd w:val="clear" w:color="auto" w:fill="FFFFFF"/>
        </w:rPr>
      </w:pPr>
    </w:p>
    <w:p w14:paraId="120E4C81" w14:textId="7DD020E5" w:rsidR="00E634C1" w:rsidRPr="001E5546" w:rsidRDefault="00E634C1" w:rsidP="00E634C1">
      <w:pPr>
        <w:rPr>
          <w:rFonts w:asciiTheme="majorHAnsi" w:hAnsiTheme="majorHAnsi" w:cstheme="majorHAnsi"/>
          <w:shd w:val="clear" w:color="auto" w:fill="FFFFFF"/>
        </w:rPr>
      </w:pPr>
      <w:r w:rsidRPr="001E5546">
        <w:rPr>
          <w:rFonts w:asciiTheme="majorHAnsi" w:hAnsiTheme="majorHAnsi" w:cstheme="majorHAnsi"/>
          <w:shd w:val="clear" w:color="auto" w:fill="FFFFFF"/>
        </w:rPr>
        <w:lastRenderedPageBreak/>
        <w:t>Dempsey, W., Liao, P., Kumar, S. and Murphy, S.A., 2017. The stratified micro-randomized trial design: sample size considerations for testing nested causal effects of time-varying treatments. </w:t>
      </w:r>
      <w:proofErr w:type="spellStart"/>
      <w:r w:rsidRPr="001E5546">
        <w:rPr>
          <w:rFonts w:asciiTheme="majorHAnsi" w:hAnsiTheme="majorHAnsi" w:cstheme="majorHAnsi"/>
          <w:i/>
          <w:iCs/>
          <w:shd w:val="clear" w:color="auto" w:fill="FFFFFF"/>
        </w:rPr>
        <w:t>arXiv</w:t>
      </w:r>
      <w:proofErr w:type="spellEnd"/>
      <w:r w:rsidRPr="001E5546">
        <w:rPr>
          <w:rFonts w:asciiTheme="majorHAnsi" w:hAnsiTheme="majorHAnsi" w:cstheme="majorHAnsi"/>
          <w:i/>
          <w:iCs/>
          <w:shd w:val="clear" w:color="auto" w:fill="FFFFFF"/>
        </w:rPr>
        <w:t xml:space="preserve"> preprint arXiv:1711.03587</w:t>
      </w:r>
      <w:r w:rsidRPr="001E5546">
        <w:rPr>
          <w:rFonts w:asciiTheme="majorHAnsi" w:hAnsiTheme="majorHAnsi" w:cstheme="majorHAnsi"/>
          <w:shd w:val="clear" w:color="auto" w:fill="FFFFFF"/>
        </w:rPr>
        <w:t>.</w:t>
      </w:r>
    </w:p>
    <w:p w14:paraId="348ADB37" w14:textId="4E08A7B8" w:rsidR="00656A5E" w:rsidRPr="00DB3988" w:rsidRDefault="00656A5E" w:rsidP="00E634C1">
      <w:pPr>
        <w:rPr>
          <w:rFonts w:asciiTheme="majorHAnsi" w:hAnsiTheme="majorHAnsi" w:cstheme="majorHAnsi"/>
          <w:shd w:val="clear" w:color="auto" w:fill="FFFFFF"/>
        </w:rPr>
      </w:pPr>
    </w:p>
    <w:p w14:paraId="011B0BB3" w14:textId="58A07E8B" w:rsidR="00DB3988" w:rsidRPr="001E5546" w:rsidRDefault="00656A5E" w:rsidP="00E634C1">
      <w:pPr>
        <w:rPr>
          <w:rFonts w:asciiTheme="majorHAnsi" w:hAnsiTheme="majorHAnsi" w:cstheme="majorHAnsi"/>
        </w:rPr>
      </w:pPr>
      <w:proofErr w:type="spellStart"/>
      <w:r w:rsidRPr="001E5546">
        <w:rPr>
          <w:rFonts w:asciiTheme="majorHAnsi" w:hAnsiTheme="majorHAnsi" w:cstheme="majorHAnsi"/>
          <w:color w:val="222222"/>
          <w:shd w:val="clear" w:color="auto" w:fill="FFFFFF"/>
        </w:rPr>
        <w:t>Dürichen</w:t>
      </w:r>
      <w:proofErr w:type="spellEnd"/>
      <w:r w:rsidRPr="001E5546">
        <w:rPr>
          <w:rFonts w:asciiTheme="majorHAnsi" w:hAnsiTheme="majorHAnsi" w:cstheme="majorHAnsi"/>
          <w:color w:val="222222"/>
          <w:shd w:val="clear" w:color="auto" w:fill="FFFFFF"/>
        </w:rPr>
        <w:t xml:space="preserve">, R., Pimentel, M.A., Clifton, L., </w:t>
      </w:r>
      <w:proofErr w:type="spellStart"/>
      <w:r w:rsidRPr="001E5546">
        <w:rPr>
          <w:rFonts w:asciiTheme="majorHAnsi" w:hAnsiTheme="majorHAnsi" w:cstheme="majorHAnsi"/>
          <w:color w:val="222222"/>
          <w:shd w:val="clear" w:color="auto" w:fill="FFFFFF"/>
        </w:rPr>
        <w:t>Schweikard</w:t>
      </w:r>
      <w:proofErr w:type="spellEnd"/>
      <w:r w:rsidRPr="001E5546">
        <w:rPr>
          <w:rFonts w:asciiTheme="majorHAnsi" w:hAnsiTheme="majorHAnsi" w:cstheme="majorHAnsi"/>
          <w:color w:val="222222"/>
          <w:shd w:val="clear" w:color="auto" w:fill="FFFFFF"/>
        </w:rPr>
        <w:t>, A. and Clifton, D.A., 2014. Multitask Gaussian processes for multivariate physiological time-series analysis. </w:t>
      </w:r>
      <w:r w:rsidRPr="001E5546">
        <w:rPr>
          <w:rFonts w:asciiTheme="majorHAnsi" w:hAnsiTheme="majorHAnsi" w:cstheme="majorHAnsi"/>
          <w:i/>
          <w:iCs/>
          <w:color w:val="222222"/>
          <w:shd w:val="clear" w:color="auto" w:fill="FFFFFF"/>
        </w:rPr>
        <w:t>IEEE Transactions on Biomedical Engineering</w:t>
      </w:r>
      <w:r w:rsidRPr="001E5546">
        <w:rPr>
          <w:rFonts w:asciiTheme="majorHAnsi" w:hAnsiTheme="majorHAnsi" w:cstheme="majorHAnsi"/>
          <w:color w:val="222222"/>
          <w:shd w:val="clear" w:color="auto" w:fill="FFFFFF"/>
        </w:rPr>
        <w:t>, </w:t>
      </w:r>
      <w:r w:rsidRPr="001E5546">
        <w:rPr>
          <w:rFonts w:asciiTheme="majorHAnsi" w:hAnsiTheme="majorHAnsi" w:cstheme="majorHAnsi"/>
          <w:i/>
          <w:iCs/>
          <w:color w:val="222222"/>
          <w:shd w:val="clear" w:color="auto" w:fill="FFFFFF"/>
        </w:rPr>
        <w:t>62</w:t>
      </w:r>
      <w:r w:rsidRPr="001E5546">
        <w:rPr>
          <w:rFonts w:asciiTheme="majorHAnsi" w:hAnsiTheme="majorHAnsi" w:cstheme="majorHAnsi"/>
          <w:color w:val="222222"/>
          <w:shd w:val="clear" w:color="auto" w:fill="FFFFFF"/>
        </w:rPr>
        <w:t>(1), pp.314-322.</w:t>
      </w:r>
    </w:p>
    <w:p w14:paraId="5EA37314" w14:textId="77777777" w:rsidR="003A4E9F" w:rsidRPr="001E5546" w:rsidRDefault="003A4E9F" w:rsidP="00E634C1">
      <w:pPr>
        <w:rPr>
          <w:rFonts w:asciiTheme="majorHAnsi" w:hAnsiTheme="majorHAnsi" w:cstheme="majorHAnsi"/>
          <w:shd w:val="clear" w:color="auto" w:fill="FFFFFF"/>
        </w:rPr>
      </w:pPr>
    </w:p>
    <w:p w14:paraId="16BB09BA" w14:textId="45C7B0DE" w:rsidR="00DB3988" w:rsidRPr="001E5546" w:rsidRDefault="00E564E2" w:rsidP="00637AF5">
      <w:pPr>
        <w:rPr>
          <w:rFonts w:asciiTheme="majorHAnsi" w:hAnsiTheme="majorHAnsi" w:cstheme="majorHAnsi"/>
          <w:shd w:val="clear" w:color="auto" w:fill="FFFFFF"/>
        </w:rPr>
      </w:pPr>
      <w:r w:rsidRPr="001E5546">
        <w:rPr>
          <w:rFonts w:asciiTheme="majorHAnsi" w:hAnsiTheme="majorHAnsi" w:cstheme="majorHAnsi"/>
          <w:shd w:val="clear" w:color="auto" w:fill="FFFFFF"/>
        </w:rPr>
        <w:t>Team, R.C., 2013. R: A language and environment for statistical computing.</w:t>
      </w:r>
    </w:p>
    <w:p w14:paraId="27926E33" w14:textId="379A709F" w:rsidR="00DB3988" w:rsidRPr="001E5546" w:rsidRDefault="00DB3988" w:rsidP="00637AF5">
      <w:pPr>
        <w:rPr>
          <w:rFonts w:asciiTheme="majorHAnsi" w:hAnsiTheme="majorHAnsi" w:cstheme="majorHAnsi"/>
          <w:shd w:val="clear" w:color="auto" w:fill="FFFFFF"/>
        </w:rPr>
      </w:pPr>
    </w:p>
    <w:p w14:paraId="38BA2CC9" w14:textId="2A501FFD" w:rsidR="0057491D" w:rsidRDefault="00DB3988">
      <w:pPr>
        <w:rPr>
          <w:rFonts w:eastAsiaTheme="majorEastAsia" w:cstheme="majorBidi"/>
          <w:b/>
          <w:bCs/>
          <w:color w:val="000000" w:themeColor="text1"/>
          <w:sz w:val="32"/>
          <w:szCs w:val="32"/>
        </w:rPr>
      </w:pPr>
      <w:proofErr w:type="spellStart"/>
      <w:r w:rsidRPr="001E5546">
        <w:rPr>
          <w:rFonts w:asciiTheme="majorHAnsi" w:hAnsiTheme="majorHAnsi" w:cstheme="majorHAnsi"/>
          <w:color w:val="222222"/>
          <w:shd w:val="clear" w:color="auto" w:fill="FFFFFF"/>
        </w:rPr>
        <w:t>Vidotto</w:t>
      </w:r>
      <w:proofErr w:type="spellEnd"/>
      <w:r w:rsidRPr="001E5546">
        <w:rPr>
          <w:rFonts w:asciiTheme="majorHAnsi" w:hAnsiTheme="majorHAnsi" w:cstheme="majorHAnsi"/>
          <w:color w:val="222222"/>
          <w:shd w:val="clear" w:color="auto" w:fill="FFFFFF"/>
        </w:rPr>
        <w:t xml:space="preserve">, D., </w:t>
      </w:r>
      <w:proofErr w:type="spellStart"/>
      <w:r w:rsidRPr="001E5546">
        <w:rPr>
          <w:rFonts w:asciiTheme="majorHAnsi" w:hAnsiTheme="majorHAnsi" w:cstheme="majorHAnsi"/>
          <w:color w:val="222222"/>
          <w:shd w:val="clear" w:color="auto" w:fill="FFFFFF"/>
        </w:rPr>
        <w:t>Vermunt</w:t>
      </w:r>
      <w:proofErr w:type="spellEnd"/>
      <w:r w:rsidRPr="001E5546">
        <w:rPr>
          <w:rFonts w:asciiTheme="majorHAnsi" w:hAnsiTheme="majorHAnsi" w:cstheme="majorHAnsi"/>
          <w:color w:val="222222"/>
          <w:shd w:val="clear" w:color="auto" w:fill="FFFFFF"/>
        </w:rPr>
        <w:t xml:space="preserve">, J.K. and Van </w:t>
      </w:r>
      <w:proofErr w:type="spellStart"/>
      <w:r w:rsidRPr="001E5546">
        <w:rPr>
          <w:rFonts w:asciiTheme="majorHAnsi" w:hAnsiTheme="majorHAnsi" w:cstheme="majorHAnsi"/>
          <w:color w:val="222222"/>
          <w:shd w:val="clear" w:color="auto" w:fill="FFFFFF"/>
        </w:rPr>
        <w:t>Deun</w:t>
      </w:r>
      <w:proofErr w:type="spellEnd"/>
      <w:r w:rsidRPr="001E5546">
        <w:rPr>
          <w:rFonts w:asciiTheme="majorHAnsi" w:hAnsiTheme="majorHAnsi" w:cstheme="majorHAnsi"/>
          <w:color w:val="222222"/>
          <w:shd w:val="clear" w:color="auto" w:fill="FFFFFF"/>
        </w:rPr>
        <w:t xml:space="preserve">, K., 2019. Multiple imputation of longitudinal categorical data through </w:t>
      </w:r>
      <w:proofErr w:type="spellStart"/>
      <w:r w:rsidRPr="001E5546">
        <w:rPr>
          <w:rFonts w:asciiTheme="majorHAnsi" w:hAnsiTheme="majorHAnsi" w:cstheme="majorHAnsi"/>
          <w:color w:val="222222"/>
          <w:shd w:val="clear" w:color="auto" w:fill="FFFFFF"/>
        </w:rPr>
        <w:t>bayesian</w:t>
      </w:r>
      <w:proofErr w:type="spellEnd"/>
      <w:r w:rsidRPr="001E5546">
        <w:rPr>
          <w:rFonts w:asciiTheme="majorHAnsi" w:hAnsiTheme="majorHAnsi" w:cstheme="majorHAnsi"/>
          <w:color w:val="222222"/>
          <w:shd w:val="clear" w:color="auto" w:fill="FFFFFF"/>
        </w:rPr>
        <w:t xml:space="preserve"> mixture latent Markov models. </w:t>
      </w:r>
      <w:r w:rsidRPr="001E5546">
        <w:rPr>
          <w:rFonts w:asciiTheme="majorHAnsi" w:hAnsiTheme="majorHAnsi" w:cstheme="majorHAnsi"/>
          <w:i/>
          <w:iCs/>
          <w:color w:val="222222"/>
          <w:shd w:val="clear" w:color="auto" w:fill="FFFFFF"/>
        </w:rPr>
        <w:t>Journal of Applied Statistics</w:t>
      </w:r>
      <w:r w:rsidRPr="001E5546">
        <w:rPr>
          <w:rFonts w:asciiTheme="majorHAnsi" w:hAnsiTheme="majorHAnsi" w:cstheme="majorHAnsi"/>
          <w:color w:val="222222"/>
          <w:shd w:val="clear" w:color="auto" w:fill="FFFFFF"/>
        </w:rPr>
        <w:t>, pp.1-19.</w:t>
      </w:r>
      <w:r w:rsidR="0057491D">
        <w:rPr>
          <w:b/>
          <w:bCs/>
        </w:rPr>
        <w:br w:type="page"/>
      </w:r>
    </w:p>
    <w:p w14:paraId="17622B0E" w14:textId="22578449" w:rsidR="00637AF5" w:rsidRPr="006D4246" w:rsidRDefault="00637AF5" w:rsidP="006D4246">
      <w:pPr>
        <w:pStyle w:val="Heading1"/>
        <w:rPr>
          <w:b/>
          <w:bCs/>
        </w:rPr>
      </w:pPr>
      <w:r w:rsidRPr="006D4246">
        <w:rPr>
          <w:b/>
          <w:bCs/>
        </w:rPr>
        <w:lastRenderedPageBreak/>
        <w:t>Supplementary Material</w:t>
      </w:r>
    </w:p>
    <w:p w14:paraId="3CED7101" w14:textId="11741F6B" w:rsidR="007C72D1" w:rsidRDefault="007C72D1" w:rsidP="007C72D1"/>
    <w:p w14:paraId="7C1511D8" w14:textId="77777777" w:rsidR="007C72D1" w:rsidRPr="00163880" w:rsidRDefault="007C72D1" w:rsidP="007C72D1">
      <w:pPr>
        <w:rPr>
          <w:b/>
          <w:bCs/>
        </w:rPr>
      </w:pPr>
      <w:r w:rsidRPr="00163880">
        <w:rPr>
          <w:b/>
          <w:bCs/>
        </w:rPr>
        <w:t xml:space="preserve">S.1 Definitions for Supplementary Material </w:t>
      </w:r>
    </w:p>
    <w:p w14:paraId="4F5A8D8B" w14:textId="77777777" w:rsidR="007C72D1" w:rsidRDefault="007C72D1" w:rsidP="007C72D1"/>
    <w:p w14:paraId="5FF4F3EC" w14:textId="32230CAE" w:rsidR="007C72D1" w:rsidRDefault="007C72D1" w:rsidP="007C72D1">
      <w:r>
        <w:t>Table</w:t>
      </w:r>
      <w:r w:rsidR="006E148F">
        <w:t>s</w:t>
      </w:r>
      <w:r>
        <w:t xml:space="preserve"> </w:t>
      </w:r>
      <w:r w:rsidR="002D233C">
        <w:t>3</w:t>
      </w:r>
      <w:r w:rsidR="006E148F">
        <w:t xml:space="preserve"> and </w:t>
      </w:r>
      <w:r w:rsidR="002D233C">
        <w:t>4</w:t>
      </w:r>
      <w:r>
        <w:t xml:space="preserve"> in Section S.</w:t>
      </w:r>
      <w:r w:rsidR="006E148F">
        <w:t>2</w:t>
      </w:r>
      <w:r>
        <w:t xml:space="preserve"> below consists of the following additional information:</w:t>
      </w:r>
    </w:p>
    <w:p w14:paraId="533E8A30" w14:textId="77777777" w:rsidR="007C72D1" w:rsidRDefault="007C72D1" w:rsidP="007C72D1"/>
    <w:p w14:paraId="21482B08" w14:textId="77777777" w:rsidR="007C72D1" w:rsidRDefault="007C72D1" w:rsidP="007C72D1">
      <w:pPr>
        <w:pStyle w:val="ListParagraph"/>
        <w:numPr>
          <w:ilvl w:val="0"/>
          <w:numId w:val="15"/>
        </w:numPr>
      </w:pPr>
      <w:r w:rsidRPr="00D929CF">
        <w:rPr>
          <w:b/>
          <w:bCs/>
        </w:rPr>
        <w:t>Highlighted yellow cells</w:t>
      </w:r>
      <w:r>
        <w:t xml:space="preserve">, which </w:t>
      </w:r>
      <w:r w:rsidRPr="00163880">
        <w:t xml:space="preserve">correspond to </w:t>
      </w:r>
      <w:r>
        <w:t xml:space="preserve">days in which there was </w:t>
      </w:r>
      <w:r w:rsidRPr="00163880">
        <w:t xml:space="preserve">no available data quality measurements (i.e., the </w:t>
      </w:r>
      <w:r>
        <w:t xml:space="preserve">data quality </w:t>
      </w:r>
      <w:r w:rsidRPr="00163880">
        <w:t xml:space="preserve">stream was empty for </w:t>
      </w:r>
      <w:r>
        <w:t>a</w:t>
      </w:r>
      <w:r w:rsidRPr="00163880">
        <w:t xml:space="preserve"> </w:t>
      </w:r>
      <w:r>
        <w:t xml:space="preserve">participant on a given </w:t>
      </w:r>
      <w:r w:rsidRPr="00163880">
        <w:t xml:space="preserve">day). </w:t>
      </w:r>
    </w:p>
    <w:p w14:paraId="68A79258" w14:textId="77777777" w:rsidR="007C72D1" w:rsidRPr="00FA1347" w:rsidRDefault="007C72D1" w:rsidP="007C72D1">
      <w:pPr>
        <w:pStyle w:val="ListParagraph"/>
        <w:numPr>
          <w:ilvl w:val="0"/>
          <w:numId w:val="15"/>
        </w:numPr>
      </w:pPr>
      <w:r w:rsidRPr="00D929CF">
        <w:rPr>
          <w:b/>
          <w:bCs/>
        </w:rPr>
        <w:t>Highlighted red cells</w:t>
      </w:r>
      <w:r>
        <w:t xml:space="preserve">, which correspond to days in which there was </w:t>
      </w:r>
      <w:r>
        <w:rPr>
          <w:color w:val="000000" w:themeColor="text1"/>
        </w:rPr>
        <w:t xml:space="preserve">&lt;2% good quality data available that day. This percentage is the number of 2-second windows that correspond to good quality data out of the 21600 2-second windows throughout a participant’s 12 hour day (i.e., percentage of data that is not missing due to sensor detachment or sensor off the body, low phone or sensor battery, momentary wireless data loss or software crash). </w:t>
      </w:r>
    </w:p>
    <w:p w14:paraId="7FA61BE5" w14:textId="0E97FCAE" w:rsidR="007C72D1" w:rsidRPr="00844727" w:rsidRDefault="007C72D1" w:rsidP="007C72D1">
      <w:pPr>
        <w:pStyle w:val="ListParagraph"/>
        <w:numPr>
          <w:ilvl w:val="0"/>
          <w:numId w:val="15"/>
        </w:numPr>
      </w:pPr>
      <w:r w:rsidRPr="00D929CF">
        <w:rPr>
          <w:b/>
          <w:bCs/>
          <w:color w:val="000000" w:themeColor="text1"/>
        </w:rPr>
        <w:t>A red box</w:t>
      </w:r>
      <w:r>
        <w:rPr>
          <w:color w:val="000000" w:themeColor="text1"/>
        </w:rPr>
        <w:t xml:space="preserve"> indicates that decision points on the given day have begun to include the detection of a participant’s post-lapse phase of the trial. This is recorded at </w:t>
      </w:r>
      <w:r w:rsidR="00C26952">
        <w:rPr>
          <w:color w:val="000000" w:themeColor="text1"/>
        </w:rPr>
        <w:t>an available decision time</w:t>
      </w:r>
      <w:r>
        <w:rPr>
          <w:color w:val="000000" w:themeColor="text1"/>
        </w:rPr>
        <w:t xml:space="preserve"> (i.e., at the peak of a detected-stressed or not-able-to-detect-as-stressed episode given the participant is available) based on previous records of self-reported smoking from the individual. Th</w:t>
      </w:r>
      <w:r w:rsidR="008453C1">
        <w:rPr>
          <w:color w:val="000000" w:themeColor="text1"/>
        </w:rPr>
        <w:t>e lapse</w:t>
      </w:r>
      <w:r>
        <w:rPr>
          <w:color w:val="000000" w:themeColor="text1"/>
        </w:rPr>
        <w:t xml:space="preserve"> could have occurred after the available decision times on the previous day, or at some time during the spread of the available decision times on the current day. </w:t>
      </w:r>
    </w:p>
    <w:p w14:paraId="22892FE8" w14:textId="628ACC0F" w:rsidR="007C72D1" w:rsidRPr="00BB23E1" w:rsidRDefault="007C72D1" w:rsidP="007C72D1">
      <w:pPr>
        <w:pStyle w:val="ListParagraph"/>
        <w:numPr>
          <w:ilvl w:val="0"/>
          <w:numId w:val="15"/>
        </w:numPr>
      </w:pPr>
      <w:r>
        <w:rPr>
          <w:color w:val="000000" w:themeColor="text1"/>
        </w:rPr>
        <w:t xml:space="preserve">Participant 213 withdrew on day 6 and only generated decision times on days 1 and 2. </w:t>
      </w:r>
    </w:p>
    <w:p w14:paraId="10DFCFD7" w14:textId="20F9E2C3" w:rsidR="002E7229" w:rsidRDefault="002E7229" w:rsidP="007C72D1">
      <w:pPr>
        <w:pStyle w:val="ListParagraph"/>
        <w:numPr>
          <w:ilvl w:val="0"/>
          <w:numId w:val="15"/>
        </w:numPr>
      </w:pPr>
      <w:r>
        <w:t xml:space="preserve">A </w:t>
      </w:r>
      <w:r w:rsidR="006B7841">
        <w:rPr>
          <w:b/>
          <w:bCs/>
        </w:rPr>
        <w:t>c</w:t>
      </w:r>
      <w:r w:rsidR="00C71B57" w:rsidRPr="00BB23E1">
        <w:rPr>
          <w:b/>
          <w:bCs/>
        </w:rPr>
        <w:t>lassifiable</w:t>
      </w:r>
      <w:r w:rsidRPr="00BB23E1">
        <w:rPr>
          <w:b/>
          <w:bCs/>
        </w:rPr>
        <w:t xml:space="preserve"> minute</w:t>
      </w:r>
      <w:r>
        <w:t xml:space="preserve"> </w:t>
      </w:r>
      <w:r w:rsidR="004D392C">
        <w:t xml:space="preserve">(i.e., one that is not regarding missing) </w:t>
      </w:r>
      <w:r>
        <w:t xml:space="preserve">is one which belongs to either: </w:t>
      </w:r>
    </w:p>
    <w:p w14:paraId="7184275B" w14:textId="77777777" w:rsidR="008F09B6" w:rsidRDefault="008F09B6" w:rsidP="008F09B6">
      <w:pPr>
        <w:pStyle w:val="ListParagraph"/>
        <w:numPr>
          <w:ilvl w:val="1"/>
          <w:numId w:val="15"/>
        </w:numPr>
      </w:pPr>
      <w:r w:rsidRPr="00BB23E1">
        <w:rPr>
          <w:i/>
          <w:iCs/>
        </w:rPr>
        <w:t>USING EPISODE DATA</w:t>
      </w:r>
      <w:r>
        <w:t>:</w:t>
      </w:r>
    </w:p>
    <w:p w14:paraId="75E6C1E5" w14:textId="77777777" w:rsidR="008F09B6" w:rsidRDefault="008F09B6" w:rsidP="008F09B6">
      <w:pPr>
        <w:pStyle w:val="ListParagraph"/>
        <w:numPr>
          <w:ilvl w:val="2"/>
          <w:numId w:val="15"/>
        </w:numPr>
      </w:pPr>
      <w:r>
        <w:t xml:space="preserve">a detected-stressed episode </w:t>
      </w:r>
    </w:p>
    <w:p w14:paraId="30A96780" w14:textId="77777777" w:rsidR="008F09B6" w:rsidRDefault="008F09B6" w:rsidP="008F09B6">
      <w:pPr>
        <w:pStyle w:val="ListParagraph"/>
        <w:numPr>
          <w:ilvl w:val="2"/>
          <w:numId w:val="15"/>
        </w:numPr>
      </w:pPr>
      <w:r>
        <w:t>a not-able-to-detect-as-stress episode</w:t>
      </w:r>
    </w:p>
    <w:p w14:paraId="2D7D160D" w14:textId="4580500C" w:rsidR="008F09B6" w:rsidRDefault="008F09B6" w:rsidP="00BB23E1">
      <w:pPr>
        <w:pStyle w:val="ListParagraph"/>
        <w:numPr>
          <w:ilvl w:val="2"/>
          <w:numId w:val="15"/>
        </w:numPr>
      </w:pPr>
      <w:r>
        <w:t>an unknown episode that is due to physical activity (</w:t>
      </w:r>
      <w:r w:rsidRPr="00C9270E">
        <w:rPr>
          <w:i/>
          <w:iCs/>
        </w:rPr>
        <w:t>due to the current state of the data, at the moment we use a proxy for this value, that is, a minute that is detected as a physically active minute that is also inside an unknown episode. This will change once we have access to the offline data</w:t>
      </w:r>
      <w:r>
        <w:rPr>
          <w:i/>
          <w:iCs/>
        </w:rPr>
        <w:t xml:space="preserve"> from the Memphis team</w:t>
      </w:r>
      <w:r w:rsidRPr="00C9270E">
        <w:rPr>
          <w:i/>
          <w:iCs/>
        </w:rPr>
        <w:t>.</w:t>
      </w:r>
      <w:r>
        <w:t>)</w:t>
      </w:r>
    </w:p>
    <w:p w14:paraId="1E147981" w14:textId="7CEF10A2" w:rsidR="008F09B6" w:rsidRDefault="008F09B6" w:rsidP="00BB23E1">
      <w:pPr>
        <w:pStyle w:val="ListParagraph"/>
        <w:numPr>
          <w:ilvl w:val="1"/>
          <w:numId w:val="15"/>
        </w:numPr>
      </w:pPr>
      <w:r w:rsidRPr="00BB23E1">
        <w:rPr>
          <w:i/>
          <w:iCs/>
        </w:rPr>
        <w:t>USING CSTRESS MINUTE LEVEL LABELED DATA</w:t>
      </w:r>
      <w:r>
        <w:t>:</w:t>
      </w:r>
    </w:p>
    <w:p w14:paraId="510369ED" w14:textId="584308D3" w:rsidR="002E7229" w:rsidRDefault="002E7229" w:rsidP="00BB23E1">
      <w:pPr>
        <w:pStyle w:val="ListParagraph"/>
        <w:numPr>
          <w:ilvl w:val="2"/>
          <w:numId w:val="15"/>
        </w:numPr>
      </w:pPr>
      <w:r>
        <w:t xml:space="preserve">a detected-stressed </w:t>
      </w:r>
      <w:r w:rsidR="008F09B6">
        <w:t>minute</w:t>
      </w:r>
    </w:p>
    <w:p w14:paraId="01C33957" w14:textId="0B2D0BE8" w:rsidR="006E148F" w:rsidRDefault="002E7229" w:rsidP="00BB23E1">
      <w:pPr>
        <w:pStyle w:val="ListParagraph"/>
        <w:numPr>
          <w:ilvl w:val="2"/>
          <w:numId w:val="15"/>
        </w:numPr>
      </w:pPr>
      <w:r>
        <w:t xml:space="preserve">a not-able-to-detect-as-stress </w:t>
      </w:r>
      <w:r w:rsidR="008F09B6">
        <w:t>minute</w:t>
      </w:r>
    </w:p>
    <w:p w14:paraId="129BC472" w14:textId="48771987" w:rsidR="008F09B6" w:rsidRPr="00163880" w:rsidRDefault="002E7229" w:rsidP="00BB23E1">
      <w:pPr>
        <w:pStyle w:val="ListParagraph"/>
        <w:numPr>
          <w:ilvl w:val="2"/>
          <w:numId w:val="15"/>
        </w:numPr>
      </w:pPr>
      <w:r>
        <w:t xml:space="preserve">an </w:t>
      </w:r>
      <w:r w:rsidR="008F09B6">
        <w:t>“unsure” (as coded in data files)</w:t>
      </w:r>
      <w:r>
        <w:t xml:space="preserve"> </w:t>
      </w:r>
      <w:r w:rsidR="008F09B6">
        <w:t>minute</w:t>
      </w:r>
      <w:r>
        <w:t xml:space="preserve"> that is due to physical activity</w:t>
      </w:r>
      <w:r w:rsidR="008F09B6">
        <w:t>.</w:t>
      </w:r>
    </w:p>
    <w:p w14:paraId="03FF99BF" w14:textId="77777777" w:rsidR="007C72D1" w:rsidRDefault="007C72D1" w:rsidP="007C72D1">
      <w:r>
        <w:br w:type="page"/>
      </w:r>
    </w:p>
    <w:p w14:paraId="7E80BC92" w14:textId="2BCF28D2" w:rsidR="007C72D1" w:rsidRDefault="007C72D1" w:rsidP="00A21BD4"/>
    <w:p w14:paraId="455DDCD3" w14:textId="77777777" w:rsidR="007C72D1" w:rsidRDefault="007C72D1" w:rsidP="00A21BD4"/>
    <w:p w14:paraId="04047B6A" w14:textId="5DEFF122" w:rsidR="006D792E" w:rsidRPr="006D792E" w:rsidRDefault="00B22B4F" w:rsidP="006D792E">
      <w:r>
        <w:rPr>
          <w:b/>
          <w:bCs/>
        </w:rPr>
        <w:t>S.</w:t>
      </w:r>
      <w:r w:rsidR="006E148F">
        <w:rPr>
          <w:b/>
          <w:bCs/>
        </w:rPr>
        <w:t>2</w:t>
      </w:r>
      <w:r>
        <w:rPr>
          <w:b/>
          <w:bCs/>
        </w:rPr>
        <w:t xml:space="preserve"> </w:t>
      </w:r>
      <w:r w:rsidRPr="00B22B4F">
        <w:rPr>
          <w:b/>
          <w:bCs/>
        </w:rPr>
        <w:t xml:space="preserve">Distribution of Decision </w:t>
      </w:r>
      <w:r w:rsidR="004452CD">
        <w:rPr>
          <w:b/>
          <w:bCs/>
        </w:rPr>
        <w:t>Times</w:t>
      </w:r>
    </w:p>
    <w:p w14:paraId="47F73F5F" w14:textId="54C41853" w:rsidR="006D792E" w:rsidRDefault="006D792E" w:rsidP="006D792E">
      <w:pPr>
        <w:pStyle w:val="Heading2"/>
      </w:pPr>
    </w:p>
    <w:p w14:paraId="15B578CA" w14:textId="59028303" w:rsidR="006D792E" w:rsidRPr="006D792E" w:rsidRDefault="006D792E" w:rsidP="006D792E">
      <w:pPr>
        <w:pStyle w:val="Caption"/>
        <w:keepNext/>
        <w:jc w:val="center"/>
        <w:rPr>
          <w:color w:val="000000" w:themeColor="text1"/>
        </w:rPr>
      </w:pPr>
      <w:r w:rsidRPr="009A3488">
        <w:rPr>
          <w:color w:val="000000" w:themeColor="text1"/>
        </w:rPr>
        <w:t xml:space="preserve">Table </w:t>
      </w:r>
      <w:r w:rsidR="002C095F">
        <w:rPr>
          <w:color w:val="000000" w:themeColor="text1"/>
        </w:rPr>
        <w:t>3</w:t>
      </w:r>
      <w:r w:rsidRPr="009A3488">
        <w:rPr>
          <w:color w:val="000000" w:themeColor="text1"/>
        </w:rPr>
        <w:t xml:space="preserve">: Total Generated Decision Times (left); Total Available Decision Times (right). </w:t>
      </w:r>
      <w:r w:rsidR="006746AB">
        <w:rPr>
          <w:color w:val="000000" w:themeColor="text1"/>
        </w:rPr>
        <w:t>Refer to Section S.1 above for detail on how to interpret a red box, a highlighted red box and a highlighted yellow box.</w:t>
      </w:r>
    </w:p>
    <w:p w14:paraId="0998ED3F" w14:textId="1CA801DE" w:rsidR="00402B97" w:rsidRDefault="00810C67" w:rsidP="00A15BF9">
      <w:pPr>
        <w:jc w:val="center"/>
        <w:rPr>
          <w:noProof/>
        </w:rPr>
      </w:pPr>
      <w:r w:rsidRPr="00810C67">
        <w:rPr>
          <w:noProof/>
        </w:rPr>
        <w:drawing>
          <wp:inline distT="0" distB="0" distL="0" distR="0" wp14:anchorId="1ABF8430" wp14:editId="32801C19">
            <wp:extent cx="5930584" cy="6460067"/>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411" r="6552"/>
                    <a:stretch/>
                  </pic:blipFill>
                  <pic:spPr bwMode="auto">
                    <a:xfrm>
                      <a:off x="0" y="0"/>
                      <a:ext cx="5961774" cy="6494041"/>
                    </a:xfrm>
                    <a:prstGeom prst="rect">
                      <a:avLst/>
                    </a:prstGeom>
                    <a:ln>
                      <a:noFill/>
                    </a:ln>
                    <a:extLst>
                      <a:ext uri="{53640926-AAD7-44D8-BBD7-CCE9431645EC}">
                        <a14:shadowObscured xmlns:a14="http://schemas.microsoft.com/office/drawing/2010/main"/>
                      </a:ext>
                    </a:extLst>
                  </pic:spPr>
                </pic:pic>
              </a:graphicData>
            </a:graphic>
          </wp:inline>
        </w:drawing>
      </w:r>
    </w:p>
    <w:p w14:paraId="745C6D06" w14:textId="656596FC" w:rsidR="00A10257" w:rsidRDefault="004D392C" w:rsidP="00A15BF9">
      <w:pPr>
        <w:jc w:val="center"/>
        <w:rPr>
          <w:noProof/>
        </w:rPr>
      </w:pPr>
      <w:r>
        <w:rPr>
          <w:noProof/>
        </w:rPr>
        <w:t xml:space="preserve"> </w:t>
      </w:r>
    </w:p>
    <w:p w14:paraId="410771A7" w14:textId="26D9A5D9" w:rsidR="00BB7EDD" w:rsidRDefault="00BB7EDD" w:rsidP="003061E7">
      <w:pPr>
        <w:pStyle w:val="Caption"/>
        <w:keepNext/>
        <w:jc w:val="center"/>
      </w:pPr>
      <w:r>
        <w:lastRenderedPageBreak/>
        <w:t xml:space="preserve">Table </w:t>
      </w:r>
      <w:r w:rsidR="002C095F">
        <w:t>4</w:t>
      </w:r>
      <w:r>
        <w:t xml:space="preserve">: </w:t>
      </w:r>
      <w:r w:rsidRPr="009A3488">
        <w:rPr>
          <w:color w:val="000000" w:themeColor="text1"/>
        </w:rPr>
        <w:t xml:space="preserve">Total Generated Decision Times (left); </w:t>
      </w:r>
      <w:r>
        <w:rPr>
          <w:color w:val="000000" w:themeColor="text1"/>
        </w:rPr>
        <w:t xml:space="preserve">Average fraction of classifiable </w:t>
      </w:r>
      <w:r w:rsidR="00267066">
        <w:rPr>
          <w:color w:val="000000" w:themeColor="text1"/>
        </w:rPr>
        <w:t>minutes</w:t>
      </w:r>
      <w:r>
        <w:rPr>
          <w:color w:val="000000" w:themeColor="text1"/>
        </w:rPr>
        <w:t xml:space="preserve"> </w:t>
      </w:r>
      <w:r w:rsidR="00267066">
        <w:rPr>
          <w:color w:val="000000" w:themeColor="text1"/>
        </w:rPr>
        <w:t>out of the</w:t>
      </w:r>
      <w:r>
        <w:rPr>
          <w:color w:val="000000" w:themeColor="text1"/>
        </w:rPr>
        <w:t xml:space="preserve"> </w:t>
      </w:r>
      <w:r w:rsidR="00267066">
        <w:rPr>
          <w:color w:val="000000" w:themeColor="text1"/>
        </w:rPr>
        <w:t>120</w:t>
      </w:r>
      <w:r>
        <w:rPr>
          <w:color w:val="000000" w:themeColor="text1"/>
        </w:rPr>
        <w:t xml:space="preserve"> </w:t>
      </w:r>
      <w:r w:rsidR="00267066">
        <w:rPr>
          <w:color w:val="000000" w:themeColor="text1"/>
        </w:rPr>
        <w:t>minutes</w:t>
      </w:r>
      <w:r>
        <w:rPr>
          <w:color w:val="000000" w:themeColor="text1"/>
        </w:rPr>
        <w:t xml:space="preserve"> following </w:t>
      </w:r>
      <w:r w:rsidR="00267066">
        <w:rPr>
          <w:color w:val="000000" w:themeColor="text1"/>
        </w:rPr>
        <w:t xml:space="preserve">an </w:t>
      </w:r>
      <w:r>
        <w:rPr>
          <w:color w:val="000000" w:themeColor="text1"/>
        </w:rPr>
        <w:t>available decision time</w:t>
      </w:r>
      <w:r w:rsidRPr="009A3488">
        <w:rPr>
          <w:color w:val="000000" w:themeColor="text1"/>
        </w:rPr>
        <w:t xml:space="preserve"> (right). </w:t>
      </w:r>
      <w:r>
        <w:rPr>
          <w:color w:val="000000" w:themeColor="text1"/>
        </w:rPr>
        <w:t>Refer to Section S.1 above for detail on how to interpret a red box, a highlighted red bo</w:t>
      </w:r>
      <w:r w:rsidR="00586733">
        <w:rPr>
          <w:color w:val="000000" w:themeColor="text1"/>
        </w:rPr>
        <w:t xml:space="preserve">x, a </w:t>
      </w:r>
      <w:r>
        <w:rPr>
          <w:color w:val="000000" w:themeColor="text1"/>
        </w:rPr>
        <w:t>highlighted yellow box</w:t>
      </w:r>
      <w:r w:rsidR="00586733">
        <w:rPr>
          <w:color w:val="000000" w:themeColor="text1"/>
        </w:rPr>
        <w:t xml:space="preserve"> and the definition of </w:t>
      </w:r>
      <w:r w:rsidR="0073052E">
        <w:rPr>
          <w:color w:val="000000" w:themeColor="text1"/>
        </w:rPr>
        <w:t xml:space="preserve">a </w:t>
      </w:r>
      <w:r w:rsidR="00586733">
        <w:rPr>
          <w:color w:val="000000" w:themeColor="text1"/>
        </w:rPr>
        <w:t xml:space="preserve">classifiable </w:t>
      </w:r>
      <w:r w:rsidR="0073052E">
        <w:rPr>
          <w:color w:val="000000" w:themeColor="text1"/>
        </w:rPr>
        <w:t>minute</w:t>
      </w:r>
      <w:r w:rsidR="00586733">
        <w:rPr>
          <w:color w:val="000000" w:themeColor="text1"/>
        </w:rPr>
        <w:t>.</w:t>
      </w:r>
    </w:p>
    <w:p w14:paraId="01ED4BC8" w14:textId="4F5CAA5A" w:rsidR="00BB7EDD" w:rsidRDefault="00C71B57" w:rsidP="00A15BF9">
      <w:pPr>
        <w:jc w:val="center"/>
        <w:rPr>
          <w:noProof/>
        </w:rPr>
      </w:pPr>
      <w:r w:rsidRPr="00C71B57">
        <w:rPr>
          <w:noProof/>
        </w:rPr>
        <w:drawing>
          <wp:inline distT="0" distB="0" distL="0" distR="0" wp14:anchorId="692DF94F" wp14:editId="56B4C052">
            <wp:extent cx="5850330" cy="599730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410" r="6410"/>
                    <a:stretch/>
                  </pic:blipFill>
                  <pic:spPr bwMode="auto">
                    <a:xfrm>
                      <a:off x="0" y="0"/>
                      <a:ext cx="5868962" cy="6016405"/>
                    </a:xfrm>
                    <a:prstGeom prst="rect">
                      <a:avLst/>
                    </a:prstGeom>
                    <a:ln>
                      <a:noFill/>
                    </a:ln>
                    <a:extLst>
                      <a:ext uri="{53640926-AAD7-44D8-BBD7-CCE9431645EC}">
                        <a14:shadowObscured xmlns:a14="http://schemas.microsoft.com/office/drawing/2010/main"/>
                      </a:ext>
                    </a:extLst>
                  </pic:spPr>
                </pic:pic>
              </a:graphicData>
            </a:graphic>
          </wp:inline>
        </w:drawing>
      </w:r>
    </w:p>
    <w:p w14:paraId="31001769" w14:textId="6B8EF361" w:rsidR="00435212" w:rsidRDefault="00435212" w:rsidP="00A15BF9">
      <w:pPr>
        <w:jc w:val="center"/>
        <w:rPr>
          <w:noProof/>
        </w:rPr>
      </w:pPr>
    </w:p>
    <w:p w14:paraId="5BC30FB9" w14:textId="7D3C377C" w:rsidR="00435212" w:rsidRDefault="00435212" w:rsidP="00596DBA">
      <w:pPr>
        <w:pStyle w:val="Caption"/>
        <w:keepNext/>
        <w:jc w:val="center"/>
      </w:pPr>
      <w:r>
        <w:lastRenderedPageBreak/>
        <w:t xml:space="preserve">Table 5: </w:t>
      </w:r>
      <w:r>
        <w:rPr>
          <w:color w:val="000000" w:themeColor="text1"/>
        </w:rPr>
        <w:t>Average fraction of classifiable minutes out of the 120 minutes following an available decision time: (</w:t>
      </w:r>
      <w:proofErr w:type="spellStart"/>
      <w:r>
        <w:rPr>
          <w:color w:val="000000" w:themeColor="text1"/>
        </w:rPr>
        <w:t>i</w:t>
      </w:r>
      <w:proofErr w:type="spellEnd"/>
      <w:r>
        <w:rPr>
          <w:color w:val="000000" w:themeColor="text1"/>
        </w:rPr>
        <w:t xml:space="preserve">) using stress episode data (left); and (ii) using </w:t>
      </w:r>
      <w:proofErr w:type="spellStart"/>
      <w:r>
        <w:rPr>
          <w:color w:val="000000" w:themeColor="text1"/>
        </w:rPr>
        <w:t>cStress</w:t>
      </w:r>
      <w:proofErr w:type="spellEnd"/>
      <w:r>
        <w:rPr>
          <w:color w:val="000000" w:themeColor="text1"/>
        </w:rPr>
        <w:t xml:space="preserve"> minute level label data (right). Refer to Section S.1 above for detail on the definition of a classifiable minute.</w:t>
      </w:r>
    </w:p>
    <w:p w14:paraId="661BC114" w14:textId="5505EE20" w:rsidR="00435212" w:rsidRDefault="00435212" w:rsidP="00A15BF9">
      <w:pPr>
        <w:jc w:val="center"/>
        <w:rPr>
          <w:noProof/>
        </w:rPr>
      </w:pPr>
      <w:r w:rsidRPr="00435212">
        <w:rPr>
          <w:noProof/>
        </w:rPr>
        <w:drawing>
          <wp:inline distT="0" distB="0" distL="0" distR="0" wp14:anchorId="5F8D1F22" wp14:editId="41600D6F">
            <wp:extent cx="5943383" cy="6265333"/>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126" r="6696"/>
                    <a:stretch/>
                  </pic:blipFill>
                  <pic:spPr bwMode="auto">
                    <a:xfrm>
                      <a:off x="0" y="0"/>
                      <a:ext cx="5948483" cy="6270710"/>
                    </a:xfrm>
                    <a:prstGeom prst="rect">
                      <a:avLst/>
                    </a:prstGeom>
                    <a:ln>
                      <a:noFill/>
                    </a:ln>
                    <a:extLst>
                      <a:ext uri="{53640926-AAD7-44D8-BBD7-CCE9431645EC}">
                        <a14:shadowObscured xmlns:a14="http://schemas.microsoft.com/office/drawing/2010/main"/>
                      </a:ext>
                    </a:extLst>
                  </pic:spPr>
                </pic:pic>
              </a:graphicData>
            </a:graphic>
          </wp:inline>
        </w:drawing>
      </w:r>
    </w:p>
    <w:p w14:paraId="0A082F03" w14:textId="28A3FDAD" w:rsidR="008D4C76" w:rsidRDefault="008D4C76" w:rsidP="008D4C76">
      <w:pPr>
        <w:pStyle w:val="Caption"/>
        <w:keepNext/>
        <w:jc w:val="center"/>
      </w:pPr>
      <w:r>
        <w:lastRenderedPageBreak/>
        <w:t>Table</w:t>
      </w:r>
      <w:r w:rsidR="00596DBA">
        <w:t xml:space="preserve"> </w:t>
      </w:r>
      <w:r w:rsidR="000F2ACC">
        <w:t>6</w:t>
      </w:r>
      <w:r>
        <w:t>: Average Number of Interventions Sent on days where there was more than 1 available detected-as-stressed decision time.</w:t>
      </w:r>
    </w:p>
    <w:p w14:paraId="773F3F18" w14:textId="7AE2B7EB" w:rsidR="00A15BF9" w:rsidRDefault="00CC7540" w:rsidP="00A15BF9">
      <w:pPr>
        <w:jc w:val="center"/>
      </w:pPr>
      <w:r w:rsidRPr="00CC7540">
        <w:rPr>
          <w:noProof/>
        </w:rPr>
        <w:drawing>
          <wp:inline distT="0" distB="0" distL="0" distR="0" wp14:anchorId="66B6B246" wp14:editId="53041363">
            <wp:extent cx="5723466" cy="7830213"/>
            <wp:effectExtent l="0" t="0" r="444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980" t="1334" r="9395" b="1219"/>
                    <a:stretch/>
                  </pic:blipFill>
                  <pic:spPr bwMode="auto">
                    <a:xfrm>
                      <a:off x="0" y="0"/>
                      <a:ext cx="5728773" cy="7837474"/>
                    </a:xfrm>
                    <a:prstGeom prst="rect">
                      <a:avLst/>
                    </a:prstGeom>
                    <a:ln>
                      <a:noFill/>
                    </a:ln>
                    <a:extLst>
                      <a:ext uri="{53640926-AAD7-44D8-BBD7-CCE9431645EC}">
                        <a14:shadowObscured xmlns:a14="http://schemas.microsoft.com/office/drawing/2010/main"/>
                      </a:ext>
                    </a:extLst>
                  </pic:spPr>
                </pic:pic>
              </a:graphicData>
            </a:graphic>
          </wp:inline>
        </w:drawing>
      </w:r>
    </w:p>
    <w:p w14:paraId="3B15CEA1" w14:textId="76E6C7B6" w:rsidR="008D4C76" w:rsidRDefault="008D4C76" w:rsidP="008D4C76">
      <w:pPr>
        <w:pStyle w:val="Caption"/>
        <w:keepNext/>
        <w:jc w:val="center"/>
      </w:pPr>
      <w:r>
        <w:lastRenderedPageBreak/>
        <w:t xml:space="preserve">Table </w:t>
      </w:r>
      <w:r w:rsidR="000F2ACC">
        <w:t>7</w:t>
      </w:r>
      <w:r>
        <w:t xml:space="preserve">: </w:t>
      </w:r>
      <w:r w:rsidRPr="00C3442C">
        <w:t xml:space="preserve">Average Number of Interventions Sent on days where there was more than 1 available </w:t>
      </w:r>
      <w:r>
        <w:t>not-able-to-</w:t>
      </w:r>
      <w:r w:rsidRPr="00C3442C">
        <w:t>dete</w:t>
      </w:r>
      <w:r>
        <w:t>ct-</w:t>
      </w:r>
      <w:r w:rsidRPr="00C3442C">
        <w:t>as-stressed decision time.</w:t>
      </w:r>
    </w:p>
    <w:p w14:paraId="62E172E7" w14:textId="3C11E4C6" w:rsidR="008D4C76" w:rsidRDefault="003542BE" w:rsidP="00A15BF9">
      <w:pPr>
        <w:jc w:val="center"/>
      </w:pPr>
      <w:r w:rsidRPr="003542BE">
        <w:rPr>
          <w:noProof/>
        </w:rPr>
        <w:drawing>
          <wp:inline distT="0" distB="0" distL="0" distR="0" wp14:anchorId="67F135E2" wp14:editId="73E89930">
            <wp:extent cx="5332626" cy="7755043"/>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552" r="8120" b="1422"/>
                    <a:stretch/>
                  </pic:blipFill>
                  <pic:spPr bwMode="auto">
                    <a:xfrm>
                      <a:off x="0" y="0"/>
                      <a:ext cx="5337434" cy="7762036"/>
                    </a:xfrm>
                    <a:prstGeom prst="rect">
                      <a:avLst/>
                    </a:prstGeom>
                    <a:ln>
                      <a:noFill/>
                    </a:ln>
                    <a:extLst>
                      <a:ext uri="{53640926-AAD7-44D8-BBD7-CCE9431645EC}">
                        <a14:shadowObscured xmlns:a14="http://schemas.microsoft.com/office/drawing/2010/main"/>
                      </a:ext>
                    </a:extLst>
                  </pic:spPr>
                </pic:pic>
              </a:graphicData>
            </a:graphic>
          </wp:inline>
        </w:drawing>
      </w:r>
    </w:p>
    <w:p w14:paraId="7A394F5B" w14:textId="5CDCFAF0" w:rsidR="00205B67" w:rsidRDefault="00205B67" w:rsidP="00596DBA">
      <w:pPr>
        <w:pStyle w:val="Caption"/>
        <w:keepNext/>
      </w:pPr>
    </w:p>
    <w:p w14:paraId="6D90A4F0" w14:textId="25BDA540" w:rsidR="00205B67" w:rsidRDefault="00205B67" w:rsidP="00596DBA">
      <w:pPr>
        <w:pStyle w:val="Caption"/>
        <w:keepNext/>
        <w:jc w:val="center"/>
      </w:pPr>
      <w:r>
        <w:t xml:space="preserve">Table </w:t>
      </w:r>
      <w:r w:rsidR="000F2ACC">
        <w:t>8</w:t>
      </w:r>
      <w:r>
        <w:t xml:space="preserve">: </w:t>
      </w:r>
      <w:r w:rsidRPr="0093507F">
        <w:t xml:space="preserve">Left: minutes detected to be not physically active within the </w:t>
      </w:r>
      <w:proofErr w:type="gramStart"/>
      <w:r w:rsidRPr="0093507F">
        <w:t>2 hour</w:t>
      </w:r>
      <w:proofErr w:type="gramEnd"/>
      <w:r w:rsidRPr="0093507F">
        <w:t xml:space="preserve"> period following an available decision time. Right: minutes detected to be physically active within the </w:t>
      </w:r>
      <w:proofErr w:type="gramStart"/>
      <w:r w:rsidRPr="0093507F">
        <w:t>2 hour</w:t>
      </w:r>
      <w:proofErr w:type="gramEnd"/>
      <w:r w:rsidRPr="0093507F">
        <w:t xml:space="preserve"> period following an available decision time.</w:t>
      </w:r>
    </w:p>
    <w:p w14:paraId="03A65D29" w14:textId="77777777" w:rsidR="00205B67" w:rsidRPr="00882607" w:rsidRDefault="00205B67" w:rsidP="00205B67">
      <w:pPr>
        <w:jc w:val="center"/>
      </w:pPr>
      <w:r w:rsidRPr="00882607">
        <w:rPr>
          <w:rFonts w:ascii="Arial" w:hAnsi="Arial" w:cs="Arial"/>
          <w:color w:val="000000"/>
          <w:sz w:val="22"/>
          <w:szCs w:val="22"/>
          <w:bdr w:val="none" w:sz="0" w:space="0" w:color="auto" w:frame="1"/>
        </w:rPr>
        <w:fldChar w:fldCharType="begin"/>
      </w:r>
      <w:r w:rsidRPr="00882607">
        <w:rPr>
          <w:rFonts w:ascii="Arial" w:hAnsi="Arial" w:cs="Arial"/>
          <w:color w:val="000000"/>
          <w:sz w:val="22"/>
          <w:szCs w:val="22"/>
          <w:bdr w:val="none" w:sz="0" w:space="0" w:color="auto" w:frame="1"/>
        </w:rPr>
        <w:instrText xml:space="preserve"> INCLUDEPICTURE "https://lh6.googleusercontent.com/26nmbv6OA9Hufn-1YLI3IDrnsMqgtrrsJGbbne44PCFXwm095NssdiviIppl-lPJ8Ik495hHMOI6uXRBwDmTXna8lnyt9EmqCO9-qyKzl-HYwUvSnwQY3LKZZ2NaW1LER9BfaaG-" \* MERGEFORMATINET </w:instrText>
      </w:r>
      <w:r w:rsidRPr="00882607">
        <w:rPr>
          <w:rFonts w:ascii="Arial" w:hAnsi="Arial" w:cs="Arial"/>
          <w:color w:val="000000"/>
          <w:sz w:val="22"/>
          <w:szCs w:val="22"/>
          <w:bdr w:val="none" w:sz="0" w:space="0" w:color="auto" w:frame="1"/>
        </w:rPr>
        <w:fldChar w:fldCharType="separate"/>
      </w:r>
      <w:r w:rsidRPr="00882607">
        <w:rPr>
          <w:rFonts w:ascii="Arial" w:hAnsi="Arial" w:cs="Arial"/>
          <w:noProof/>
          <w:color w:val="000000"/>
          <w:sz w:val="22"/>
          <w:szCs w:val="22"/>
          <w:bdr w:val="none" w:sz="0" w:space="0" w:color="auto" w:frame="1"/>
        </w:rPr>
        <w:drawing>
          <wp:inline distT="0" distB="0" distL="0" distR="0" wp14:anchorId="20508E31" wp14:editId="4D6BAC4A">
            <wp:extent cx="2337840" cy="3783610"/>
            <wp:effectExtent l="0" t="0" r="0" b="127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63854" cy="3825711"/>
                    </a:xfrm>
                    <a:prstGeom prst="rect">
                      <a:avLst/>
                    </a:prstGeom>
                    <a:noFill/>
                    <a:ln>
                      <a:noFill/>
                    </a:ln>
                  </pic:spPr>
                </pic:pic>
              </a:graphicData>
            </a:graphic>
          </wp:inline>
        </w:drawing>
      </w:r>
      <w:r w:rsidRPr="00882607">
        <w:rPr>
          <w:rFonts w:ascii="Arial" w:hAnsi="Arial" w:cs="Arial"/>
          <w:color w:val="000000"/>
          <w:sz w:val="22"/>
          <w:szCs w:val="22"/>
          <w:bdr w:val="none" w:sz="0" w:space="0" w:color="auto" w:frame="1"/>
        </w:rPr>
        <w:fldChar w:fldCharType="end"/>
      </w:r>
      <w:r>
        <w:rPr>
          <w:rFonts w:ascii="Arial" w:hAnsi="Arial" w:cs="Arial"/>
          <w:color w:val="000000"/>
          <w:sz w:val="22"/>
          <w:szCs w:val="22"/>
          <w:bdr w:val="none" w:sz="0" w:space="0" w:color="auto" w:frame="1"/>
        </w:rPr>
        <w:t xml:space="preserve">      </w:t>
      </w:r>
      <w:r w:rsidRPr="00882607">
        <w:rPr>
          <w:rFonts w:ascii="Calibri" w:hAnsi="Calibri" w:cs="Calibri"/>
          <w:color w:val="000000"/>
          <w:sz w:val="22"/>
          <w:szCs w:val="22"/>
          <w:bdr w:val="none" w:sz="0" w:space="0" w:color="auto" w:frame="1"/>
          <w:shd w:val="clear" w:color="auto" w:fill="FFFFFF"/>
        </w:rPr>
        <w:fldChar w:fldCharType="begin"/>
      </w:r>
      <w:r w:rsidRPr="00882607">
        <w:rPr>
          <w:rFonts w:ascii="Calibri" w:hAnsi="Calibri" w:cs="Calibri"/>
          <w:color w:val="000000"/>
          <w:sz w:val="22"/>
          <w:szCs w:val="22"/>
          <w:bdr w:val="none" w:sz="0" w:space="0" w:color="auto" w:frame="1"/>
          <w:shd w:val="clear" w:color="auto" w:fill="FFFFFF"/>
        </w:rPr>
        <w:instrText xml:space="preserve"> INCLUDEPICTURE "https://lh3.googleusercontent.com/7Z49HU23cpRX_U20fSicwEVXyE5h_RwpkfAu5rEp0QvyWicleAdNPmj3NKdSaXBmRxQfDYY0lSgupNu-q2YOLKNSNVYHsFU7UGaRBZJz3Otw1f2s1GSU0w795x8Vtl6ZB-VoLBwg" \* MERGEFORMATINET </w:instrText>
      </w:r>
      <w:r w:rsidRPr="00882607">
        <w:rPr>
          <w:rFonts w:ascii="Calibri" w:hAnsi="Calibri" w:cs="Calibri"/>
          <w:color w:val="000000"/>
          <w:sz w:val="22"/>
          <w:szCs w:val="22"/>
          <w:bdr w:val="none" w:sz="0" w:space="0" w:color="auto" w:frame="1"/>
          <w:shd w:val="clear" w:color="auto" w:fill="FFFFFF"/>
        </w:rPr>
        <w:fldChar w:fldCharType="separate"/>
      </w:r>
      <w:r w:rsidRPr="00882607">
        <w:rPr>
          <w:rFonts w:ascii="Calibri" w:hAnsi="Calibri" w:cs="Calibri"/>
          <w:noProof/>
          <w:color w:val="000000"/>
          <w:sz w:val="22"/>
          <w:szCs w:val="22"/>
          <w:bdr w:val="none" w:sz="0" w:space="0" w:color="auto" w:frame="1"/>
          <w:shd w:val="clear" w:color="auto" w:fill="FFFFFF"/>
        </w:rPr>
        <w:drawing>
          <wp:inline distT="0" distB="0" distL="0" distR="0" wp14:anchorId="36BD7F74" wp14:editId="1ECF668D">
            <wp:extent cx="2394182" cy="3783821"/>
            <wp:effectExtent l="0" t="0" r="0" b="127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21834" cy="3827523"/>
                    </a:xfrm>
                    <a:prstGeom prst="rect">
                      <a:avLst/>
                    </a:prstGeom>
                    <a:noFill/>
                    <a:ln>
                      <a:noFill/>
                    </a:ln>
                  </pic:spPr>
                </pic:pic>
              </a:graphicData>
            </a:graphic>
          </wp:inline>
        </w:drawing>
      </w:r>
      <w:r w:rsidRPr="00882607">
        <w:rPr>
          <w:rFonts w:ascii="Calibri" w:hAnsi="Calibri" w:cs="Calibri"/>
          <w:color w:val="000000"/>
          <w:sz w:val="22"/>
          <w:szCs w:val="22"/>
          <w:bdr w:val="none" w:sz="0" w:space="0" w:color="auto" w:frame="1"/>
          <w:shd w:val="clear" w:color="auto" w:fill="FFFFFF"/>
        </w:rPr>
        <w:fldChar w:fldCharType="end"/>
      </w:r>
    </w:p>
    <w:p w14:paraId="7BD374EB" w14:textId="77777777" w:rsidR="00205B67" w:rsidRPr="00402B97" w:rsidRDefault="00205B67" w:rsidP="00A15BF9">
      <w:pPr>
        <w:jc w:val="center"/>
      </w:pPr>
    </w:p>
    <w:sectPr w:rsidR="00205B67" w:rsidRPr="00402B97" w:rsidSect="00825FE5">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5" w:author="samurphy" w:date="2020-03-13T12:18:00Z" w:initials="s">
    <w:p w14:paraId="2EEA25C6" w14:textId="6D19D064" w:rsidR="003D4FCD" w:rsidRDefault="003D4FCD">
      <w:pPr>
        <w:pStyle w:val="CommentText"/>
      </w:pPr>
      <w:r>
        <w:rPr>
          <w:rStyle w:val="CommentReference"/>
        </w:rPr>
        <w:annotationRef/>
      </w:r>
      <w:r>
        <w:t>What have we decided here?  What do you recommend?   I thought that in the EMA there is a self-report for lapse.   I thought Bonnie/</w:t>
      </w:r>
      <w:proofErr w:type="spellStart"/>
      <w:r>
        <w:t>billie</w:t>
      </w:r>
      <w:proofErr w:type="spellEnd"/>
      <w:r>
        <w:t xml:space="preserve"> has a standard definition of relapse –why don’t you google for these definitions (e.g. google “definition of lapse</w:t>
      </w:r>
      <w:proofErr w:type="gramStart"/>
      <w:r>
        <w:t>”,  definition</w:t>
      </w:r>
      <w:proofErr w:type="gramEnd"/>
      <w:r>
        <w:t xml:space="preserve"> of relapse in smoking.)</w:t>
      </w:r>
    </w:p>
    <w:p w14:paraId="26FB1880" w14:textId="0D72D045" w:rsidR="003D4FCD" w:rsidRDefault="003D4FCD">
      <w:pPr>
        <w:pStyle w:val="CommentText"/>
      </w:pPr>
      <w:r>
        <w:t>Please tell me what results you find.</w:t>
      </w:r>
    </w:p>
    <w:p w14:paraId="08ACB1EC" w14:textId="64326FD1" w:rsidR="003D4FCD" w:rsidRDefault="003D4FCD">
      <w:pPr>
        <w:pStyle w:val="CommentText"/>
      </w:pPr>
    </w:p>
    <w:p w14:paraId="7DF890E5" w14:textId="025D9BCC" w:rsidR="003D4FCD" w:rsidRDefault="003D4FCD">
      <w:pPr>
        <w:pStyle w:val="CommentText"/>
      </w:pPr>
      <w:r>
        <w:t>Please bring me up to date on the issues regarding which data stream to use for detection of lapse/relapse.</w:t>
      </w:r>
    </w:p>
  </w:comment>
  <w:comment w:id="36" w:author="Menictas, Marianne" w:date="2020-03-17T13:43:00Z" w:initials="MM">
    <w:p w14:paraId="7F004F33" w14:textId="77777777" w:rsidR="006D6D92" w:rsidRDefault="006D6D92">
      <w:pPr>
        <w:pStyle w:val="CommentText"/>
      </w:pPr>
      <w:r>
        <w:rPr>
          <w:rStyle w:val="CommentReference"/>
        </w:rPr>
        <w:annotationRef/>
      </w:r>
      <w:r w:rsidR="00695682">
        <w:t xml:space="preserve">A definition of smoking relapse from the Sense2Stop design manuscript is “resumption of regular smoking after a period of abstinence” and that this is frequently preceded by isolated smoking incidents known as lapses. </w:t>
      </w:r>
      <w:r w:rsidR="005E2A73">
        <w:t xml:space="preserve">I’ve added these to the text under “definition of lapse vs relapse”. </w:t>
      </w:r>
    </w:p>
    <w:p w14:paraId="6249ECDB" w14:textId="77777777" w:rsidR="005E2A73" w:rsidRDefault="005E2A73">
      <w:pPr>
        <w:pStyle w:val="CommentText"/>
      </w:pPr>
    </w:p>
    <w:p w14:paraId="490F497B" w14:textId="153146BA" w:rsidR="005E2A73" w:rsidRDefault="005E2A73">
      <w:pPr>
        <w:pStyle w:val="CommentText"/>
      </w:pPr>
      <w:r>
        <w:t xml:space="preserve">The EMA is a self-report for lapse. I believe this is also the source used to detect pre-lapse and post-lapse phase during time of randomization as used by the randomization algorithm. A check for this is to cross-reference the data from EMA and the data from the log files that was created as output from the randomization algorithm. I will update you soon on this. </w:t>
      </w:r>
    </w:p>
  </w:comment>
  <w:comment w:id="70" w:author="samurphy" w:date="2020-03-17T09:42:00Z" w:initials="s">
    <w:p w14:paraId="512E8A4E" w14:textId="7ACC9C37" w:rsidR="00865DE8" w:rsidRDefault="00865DE8">
      <w:pPr>
        <w:pStyle w:val="CommentText"/>
      </w:pPr>
      <w:r>
        <w:rPr>
          <w:rStyle w:val="CommentReference"/>
        </w:rPr>
        <w:annotationRef/>
      </w:r>
      <w:r>
        <w:t>The complexity of these rules indicate that we need to go back to the minute level.  What were the challenges in using a minute level approach?</w:t>
      </w:r>
    </w:p>
    <w:p w14:paraId="1691D9ED" w14:textId="77777777" w:rsidR="00865DE8" w:rsidRDefault="00865DE8">
      <w:pPr>
        <w:pStyle w:val="CommentText"/>
      </w:pPr>
    </w:p>
  </w:comment>
  <w:comment w:id="71" w:author="Menictas, Marianne" w:date="2020-03-17T13:46:00Z" w:initials="MM">
    <w:p w14:paraId="514C7CEE" w14:textId="77777777" w:rsidR="006D6D92" w:rsidRDefault="006D6D92">
      <w:pPr>
        <w:pStyle w:val="CommentText"/>
      </w:pPr>
      <w:r>
        <w:rPr>
          <w:rStyle w:val="CommentReference"/>
        </w:rPr>
        <w:annotationRef/>
      </w:r>
      <w:r>
        <w:t xml:space="preserve">The main concerns from the minute level approach was that there was a lot of noise from each </w:t>
      </w:r>
      <w:proofErr w:type="gramStart"/>
      <w:r>
        <w:t>1 minute</w:t>
      </w:r>
      <w:proofErr w:type="gramEnd"/>
      <w:r>
        <w:t xml:space="preserve"> stress likelihood value to the next. My thinking here was that since a lot of work had already been done on the engineering side from Memphis to interpolate these minute level stress likelihood values (and the smoothing that led to episode detection) that we could take advantage of this to help inform the primary outcome. </w:t>
      </w:r>
    </w:p>
    <w:p w14:paraId="691367C9" w14:textId="082E3A74" w:rsidR="006D6D92" w:rsidRDefault="006D6D92">
      <w:pPr>
        <w:pStyle w:val="CommentText"/>
      </w:pPr>
      <w:r>
        <w:br/>
        <w:t xml:space="preserve">It may be worth me conducting an analysis on the minute level stress likelihood values as well. I can update you on this soon. </w:t>
      </w:r>
    </w:p>
  </w:comment>
  <w:comment w:id="72" w:author="samurphy" w:date="2020-03-17T17:43:00Z" w:initials="s">
    <w:p w14:paraId="14B6E5D6" w14:textId="5DA42B7E" w:rsidR="006E3E5D" w:rsidRDefault="006E3E5D">
      <w:pPr>
        <w:pStyle w:val="CommentText"/>
      </w:pPr>
      <w:r>
        <w:rPr>
          <w:rStyle w:val="CommentReference"/>
        </w:rPr>
        <w:annotationRef/>
      </w:r>
      <w:r>
        <w:t>I think I understand.   For each person-available decision point, please calculate the fraction of the 120 min that are in categories 1), 2) or 3).   That is, the fraction of the 120 min that is not missing due to bad data quality.</w:t>
      </w:r>
    </w:p>
    <w:p w14:paraId="7E257476" w14:textId="7B63F134" w:rsidR="006E3E5D" w:rsidRDefault="006E3E5D">
      <w:pPr>
        <w:pStyle w:val="CommentText"/>
      </w:pPr>
      <w:r>
        <w:t xml:space="preserve">Make a table with person on row and day on columns and in the cell provide an average.  </w:t>
      </w:r>
    </w:p>
    <w:p w14:paraId="442952A0" w14:textId="2E8A0492" w:rsidR="006E3E5D" w:rsidRDefault="006E3E5D">
      <w:pPr>
        <w:pStyle w:val="CommentText"/>
      </w:pPr>
      <w:r>
        <w:t>The average is over the available decision times that day of the fraction of 120 min that is not missing.</w:t>
      </w:r>
    </w:p>
    <w:p w14:paraId="7FDE1F37" w14:textId="0455D4A1" w:rsidR="006E3E5D" w:rsidRDefault="006E3E5D">
      <w:pPr>
        <w:pStyle w:val="CommentText"/>
      </w:pPr>
      <w:r>
        <w:t>Put this table next to a reproduction of the table on the right of Table 4.</w:t>
      </w:r>
    </w:p>
    <w:p w14:paraId="6BCAE0F4" w14:textId="29597B5B" w:rsidR="006E3E5D" w:rsidRDefault="006E3E5D">
      <w:pPr>
        <w:pStyle w:val="CommentText"/>
      </w:pPr>
      <w:r>
        <w:t>From this table we can decide what to do.</w:t>
      </w:r>
    </w:p>
  </w:comment>
  <w:comment w:id="73" w:author="Menictas, Marianne" w:date="2020-03-19T02:10:00Z" w:initials="MM">
    <w:p w14:paraId="3B6CBC06" w14:textId="27119865" w:rsidR="007A5CC5" w:rsidRDefault="007A5CC5">
      <w:pPr>
        <w:pStyle w:val="CommentText"/>
      </w:pPr>
      <w:r>
        <w:rPr>
          <w:rStyle w:val="CommentReference"/>
        </w:rPr>
        <w:annotationRef/>
      </w:r>
      <w:r>
        <w:t>Thanks. This is now in Table 5.</w:t>
      </w:r>
    </w:p>
  </w:comment>
  <w:comment w:id="75" w:author="Menictas, Marianne" w:date="2020-03-28T16:35:00Z" w:initials="MM">
    <w:p w14:paraId="70A358BF" w14:textId="28094DC2" w:rsidR="00223160" w:rsidRDefault="00223160">
      <w:pPr>
        <w:pStyle w:val="CommentText"/>
      </w:pPr>
      <w:r>
        <w:rPr>
          <w:rStyle w:val="CommentReference"/>
        </w:rPr>
        <w:annotationRef/>
      </w:r>
      <w:r>
        <w:t xml:space="preserve">I’ve emailed Shahin and Tim for help on this issue. If the data streams are consistent, we should be seeing classifications in the minute level </w:t>
      </w:r>
      <w:proofErr w:type="spellStart"/>
      <w:r>
        <w:t>cStress</w:t>
      </w:r>
      <w:proofErr w:type="spellEnd"/>
      <w:r>
        <w:t xml:space="preserve"> labels when we have a corresponding episode classification. </w:t>
      </w:r>
    </w:p>
  </w:comment>
  <w:comment w:id="77" w:author="samurphy" w:date="2020-03-29T18:14:00Z" w:initials="s">
    <w:p w14:paraId="41D20757" w14:textId="64255643" w:rsidR="008938A9" w:rsidRDefault="008938A9">
      <w:pPr>
        <w:pStyle w:val="CommentText"/>
      </w:pPr>
      <w:r>
        <w:rPr>
          <w:rStyle w:val="CommentReference"/>
        </w:rPr>
        <w:annotationRef/>
      </w:r>
      <w:r>
        <w:t xml:space="preserve">I am not sure about MAR.   If we do get a primary analysis </w:t>
      </w:r>
      <w:proofErr w:type="gramStart"/>
      <w:r>
        <w:t>paper</w:t>
      </w:r>
      <w:proofErr w:type="gramEnd"/>
      <w:r>
        <w:t xml:space="preserve"> then in the section of the paper dealing with alternative explanations for any results we will have to discuss this.     When there is a paper we will need to discuss this with the team.</w:t>
      </w:r>
    </w:p>
  </w:comment>
  <w:comment w:id="78" w:author="Menictas, Marianne" w:date="2020-04-20T02:48:00Z" w:initials="MM">
    <w:p w14:paraId="5459BABA" w14:textId="09FFB928" w:rsidR="00FA2486" w:rsidRDefault="00FA2486">
      <w:pPr>
        <w:pStyle w:val="CommentText"/>
      </w:pPr>
      <w:r>
        <w:rPr>
          <w:rStyle w:val="CommentReference"/>
        </w:rPr>
        <w:annotationRef/>
      </w:r>
      <w:r>
        <w:t>Noted. Thanks!</w:t>
      </w:r>
    </w:p>
  </w:comment>
  <w:comment w:id="84" w:author="samurphy" w:date="2020-03-29T18:16:00Z" w:initials="s">
    <w:p w14:paraId="7183921D" w14:textId="77777777" w:rsidR="004218DA" w:rsidRDefault="004218DA">
      <w:pPr>
        <w:pStyle w:val="CommentText"/>
      </w:pPr>
      <w:r>
        <w:rPr>
          <w:rStyle w:val="CommentReference"/>
        </w:rPr>
        <w:annotationRef/>
      </w:r>
      <w:r>
        <w:t xml:space="preserve">As in the email, I think this should be thought about for the case study.  People who work in sensors  like Cyprian </w:t>
      </w:r>
      <w:hyperlink r:id="rId1" w:history="1">
        <w:proofErr w:type="spellStart"/>
        <w:r>
          <w:rPr>
            <w:rStyle w:val="Hyperlink"/>
            <w:rFonts w:eastAsiaTheme="majorEastAsia"/>
          </w:rPr>
          <w:t>Crainiceanu</w:t>
        </w:r>
        <w:proofErr w:type="spellEnd"/>
      </w:hyperlink>
      <w:r>
        <w:t xml:space="preserve"> at Hopkins are likely to be very </w:t>
      </w:r>
      <w:proofErr w:type="spellStart"/>
      <w:r>
        <w:t>very</w:t>
      </w:r>
      <w:proofErr w:type="spellEnd"/>
      <w:r>
        <w:t xml:space="preserve"> critical—there is an extensive literature on how to process sensor data.  People spend years working on this.   When we are ready for the case studies paper please check out his website as well as the</w:t>
      </w:r>
    </w:p>
    <w:p w14:paraId="0A75CEDF" w14:textId="77777777" w:rsidR="004218DA" w:rsidRDefault="004218DA" w:rsidP="004218DA">
      <w:pPr>
        <w:pStyle w:val="Heading2"/>
      </w:pPr>
      <w:r>
        <w:t xml:space="preserve"> Website for 2020 Banff workshop on Wearable and Implantable Devices in Health Research</w:t>
      </w:r>
    </w:p>
    <w:p w14:paraId="323FC6DE" w14:textId="77777777" w:rsidR="004218DA" w:rsidRDefault="004218DA">
      <w:pPr>
        <w:pStyle w:val="CommentText"/>
      </w:pPr>
      <w:r>
        <w:t xml:space="preserve">  This is a broad and deep area.   </w:t>
      </w:r>
    </w:p>
    <w:p w14:paraId="071A11C6" w14:textId="77777777" w:rsidR="004218DA" w:rsidRDefault="004218DA">
      <w:pPr>
        <w:pStyle w:val="CommentText"/>
      </w:pPr>
      <w:r>
        <w:t>We will have to decide if we want to involve Cyprian’s team in the end.</w:t>
      </w:r>
    </w:p>
    <w:p w14:paraId="24461E4C" w14:textId="1E3C3716" w:rsidR="004218DA" w:rsidRDefault="004218DA">
      <w:pPr>
        <w:pStyle w:val="CommentText"/>
      </w:pPr>
      <w:r>
        <w:t xml:space="preserve"> </w:t>
      </w:r>
    </w:p>
  </w:comment>
  <w:comment w:id="85" w:author="Menictas, Marianne" w:date="2020-04-20T02:47:00Z" w:initials="MM">
    <w:p w14:paraId="4BFCF0E2" w14:textId="519B780F" w:rsidR="00FA2486" w:rsidRDefault="00FA2486">
      <w:pPr>
        <w:pStyle w:val="CommentText"/>
      </w:pPr>
      <w:r>
        <w:rPr>
          <w:rStyle w:val="CommentReference"/>
        </w:rPr>
        <w:annotationRef/>
      </w:r>
      <w:r>
        <w:t xml:space="preserve">Thanks, Susan. I will keep this in mind for the case study paper.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F890E5" w15:done="1"/>
  <w15:commentEx w15:paraId="490F497B" w15:paraIdParent="7DF890E5" w15:done="1"/>
  <w15:commentEx w15:paraId="1691D9ED" w15:done="1"/>
  <w15:commentEx w15:paraId="691367C9" w15:paraIdParent="1691D9ED" w15:done="1"/>
  <w15:commentEx w15:paraId="6BCAE0F4" w15:paraIdParent="1691D9ED" w15:done="1"/>
  <w15:commentEx w15:paraId="3B6CBC06" w15:paraIdParent="1691D9ED" w15:done="1"/>
  <w15:commentEx w15:paraId="70A358BF" w15:done="0"/>
  <w15:commentEx w15:paraId="41D20757" w15:done="0"/>
  <w15:commentEx w15:paraId="5459BABA" w15:paraIdParent="41D20757" w15:done="0"/>
  <w15:commentEx w15:paraId="24461E4C" w15:done="0"/>
  <w15:commentEx w15:paraId="4BFCF0E2" w15:paraIdParent="24461E4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78BE6" w16cex:dateUtc="2020-04-20T06:48:00Z"/>
  <w16cex:commentExtensible w16cex:durableId="22478BC0" w16cex:dateUtc="2020-04-20T06: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F890E5" w16cid:durableId="221A0A84"/>
  <w16cid:commentId w16cid:paraId="490F497B" w16cid:durableId="221B5293"/>
  <w16cid:commentId w16cid:paraId="1691D9ED" w16cid:durableId="221B522D"/>
  <w16cid:commentId w16cid:paraId="691367C9" w16cid:durableId="221B5346"/>
  <w16cid:commentId w16cid:paraId="6BCAE0F4" w16cid:durableId="221C8EE2"/>
  <w16cid:commentId w16cid:paraId="3B6CBC06" w16cid:durableId="221D5313"/>
  <w16cid:commentId w16cid:paraId="70A358BF" w16cid:durableId="2229FB5B"/>
  <w16cid:commentId w16cid:paraId="41D20757" w16cid:durableId="22478B7F"/>
  <w16cid:commentId w16cid:paraId="5459BABA" w16cid:durableId="22478BE6"/>
  <w16cid:commentId w16cid:paraId="24461E4C" w16cid:durableId="22478B80"/>
  <w16cid:commentId w16cid:paraId="4BFCF0E2" w16cid:durableId="22478B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EFAB53" w14:textId="77777777" w:rsidR="00B646D0" w:rsidRDefault="00B646D0" w:rsidP="00A21BD4">
      <w:r>
        <w:separator/>
      </w:r>
    </w:p>
  </w:endnote>
  <w:endnote w:type="continuationSeparator" w:id="0">
    <w:p w14:paraId="0F2EFAC3" w14:textId="77777777" w:rsidR="00B646D0" w:rsidRDefault="00B646D0" w:rsidP="00A21B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0500527"/>
      <w:docPartObj>
        <w:docPartGallery w:val="Page Numbers (Bottom of Page)"/>
        <w:docPartUnique/>
      </w:docPartObj>
    </w:sdtPr>
    <w:sdtEndPr>
      <w:rPr>
        <w:rStyle w:val="PageNumber"/>
      </w:rPr>
    </w:sdtEndPr>
    <w:sdtContent>
      <w:p w14:paraId="3E04C9B5" w14:textId="199D7532" w:rsidR="007B7AB7" w:rsidRDefault="007B7AB7" w:rsidP="008871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9E613B" w14:textId="77777777" w:rsidR="007B7AB7" w:rsidRDefault="007B7AB7" w:rsidP="007B7AB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67A1F" w14:textId="1B0FEB42" w:rsidR="003C34BE" w:rsidRPr="003C34BE" w:rsidRDefault="003C34BE">
    <w:pPr>
      <w:pStyle w:val="Footer"/>
      <w:rPr>
        <w:rFonts w:cstheme="majorHAnsi"/>
      </w:rPr>
    </w:pPr>
  </w:p>
  <w:p w14:paraId="088C03AF" w14:textId="77777777" w:rsidR="007B7AB7" w:rsidRDefault="007B7AB7" w:rsidP="007B7AB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88941" w14:textId="77777777" w:rsidR="003C34BE" w:rsidRDefault="003C34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7544AF" w14:textId="77777777" w:rsidR="00B646D0" w:rsidRDefault="00B646D0" w:rsidP="00A21BD4">
      <w:r>
        <w:separator/>
      </w:r>
    </w:p>
  </w:footnote>
  <w:footnote w:type="continuationSeparator" w:id="0">
    <w:p w14:paraId="749ABCD9" w14:textId="77777777" w:rsidR="00B646D0" w:rsidRDefault="00B646D0" w:rsidP="00A21BD4">
      <w:r>
        <w:continuationSeparator/>
      </w:r>
    </w:p>
  </w:footnote>
  <w:footnote w:id="1">
    <w:p w14:paraId="1A4C0D54" w14:textId="41AB0D06" w:rsidR="006F0B3F" w:rsidRDefault="006F0B3F" w:rsidP="006F0B3F">
      <w:pPr>
        <w:pStyle w:val="FootnoteText"/>
      </w:pPr>
      <w:r>
        <w:rPr>
          <w:rStyle w:val="FootnoteReference"/>
        </w:rPr>
        <w:footnoteRef/>
      </w:r>
      <w:r>
        <w:t xml:space="preserve"> </w:t>
      </w:r>
      <w:r w:rsidR="00314838">
        <w:t xml:space="preserve">Enough good quality data </w:t>
      </w:r>
      <w:r w:rsidR="006C0267">
        <w:t>corresponds to not having more than 33% of the minute’s corresponding data missing due to sensor detachment or sensor off the body, low phone or sensor battery, momentary wireless data loss or software crash.</w:t>
      </w:r>
    </w:p>
    <w:p w14:paraId="72A8138C" w14:textId="6AAA60FF" w:rsidR="006F0B3F" w:rsidRDefault="006F0B3F" w:rsidP="006F0B3F">
      <w:pPr>
        <w:pStyle w:val="FootnoteText"/>
      </w:pPr>
    </w:p>
  </w:footnote>
  <w:footnote w:id="2">
    <w:p w14:paraId="02F5E5D5" w14:textId="3B432459" w:rsidR="006F0B3F" w:rsidRDefault="00F5002F" w:rsidP="00F5002F">
      <w:pPr>
        <w:pStyle w:val="FootnoteText"/>
      </w:pPr>
      <w:r>
        <w:rPr>
          <w:rStyle w:val="FootnoteReference"/>
        </w:rPr>
        <w:footnoteRef/>
      </w:r>
      <w:r>
        <w:t xml:space="preserve"> </w:t>
      </w:r>
      <w:r w:rsidR="006B15A8">
        <w:t>Physical a</w:t>
      </w:r>
      <w:r>
        <w:t xml:space="preserve">ctivity was determined at each </w:t>
      </w:r>
      <w:r w:rsidR="006B15A8">
        <w:t xml:space="preserve">generated </w:t>
      </w:r>
      <w:r>
        <w:t>decision point by using activity recognition algorithms that automatically analyze dat</w:t>
      </w:r>
      <w:r w:rsidR="006B15A8">
        <w:t>a</w:t>
      </w:r>
      <w:r>
        <w:t xml:space="preserve"> from the AutoSense-based accelerometer to classify participants’ current activity.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8F72A" w14:textId="77777777" w:rsidR="003C34BE" w:rsidRDefault="003C34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F666D0" w14:textId="77777777" w:rsidR="003C34BE" w:rsidRDefault="003C34B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FB2F55" w14:textId="77777777" w:rsidR="003C34BE" w:rsidRDefault="003C34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64030"/>
    <w:multiLevelType w:val="hybridMultilevel"/>
    <w:tmpl w:val="5AD8939E"/>
    <w:lvl w:ilvl="0" w:tplc="4922F34A">
      <w:start w:val="1"/>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68B4276"/>
    <w:multiLevelType w:val="multilevel"/>
    <w:tmpl w:val="BB0AEC18"/>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B4E57A2"/>
    <w:multiLevelType w:val="multilevel"/>
    <w:tmpl w:val="472E3DD0"/>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3972A82"/>
    <w:multiLevelType w:val="multilevel"/>
    <w:tmpl w:val="E9029F30"/>
    <w:lvl w:ilvl="0">
      <w:start w:val="6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6871EE"/>
    <w:multiLevelType w:val="hybridMultilevel"/>
    <w:tmpl w:val="2B26979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6706C0C"/>
    <w:multiLevelType w:val="multilevel"/>
    <w:tmpl w:val="B5946F40"/>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9131B68"/>
    <w:multiLevelType w:val="hybridMultilevel"/>
    <w:tmpl w:val="1E7600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5B537E"/>
    <w:multiLevelType w:val="hybridMultilevel"/>
    <w:tmpl w:val="B8704F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202299"/>
    <w:multiLevelType w:val="multilevel"/>
    <w:tmpl w:val="E2C4256A"/>
    <w:lvl w:ilvl="0">
      <w:start w:val="23"/>
      <w:numFmt w:val="decimal"/>
      <w:lvlText w:val="%1"/>
      <w:lvlJc w:val="left"/>
      <w:pPr>
        <w:ind w:left="660" w:hanging="660"/>
      </w:pPr>
      <w:rPr>
        <w:rFonts w:hint="default"/>
      </w:rPr>
    </w:lvl>
    <w:lvl w:ilvl="1">
      <w:start w:val="5"/>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5A359F3"/>
    <w:multiLevelType w:val="multilevel"/>
    <w:tmpl w:val="D708F9BC"/>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E8C3636"/>
    <w:multiLevelType w:val="hybridMultilevel"/>
    <w:tmpl w:val="57189176"/>
    <w:lvl w:ilvl="0" w:tplc="592A0A1C">
      <w:start w:val="1"/>
      <w:numFmt w:val="bullet"/>
      <w:lvlText w:val="-"/>
      <w:lvlJc w:val="left"/>
      <w:pPr>
        <w:ind w:left="720" w:hanging="360"/>
      </w:pPr>
      <w:rPr>
        <w:rFonts w:ascii="Calibri Light" w:eastAsia="Times New Roman" w:hAnsi="Calibri Light" w:cs="Calibri Light"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73D3FBF"/>
    <w:multiLevelType w:val="hybridMultilevel"/>
    <w:tmpl w:val="AA864348"/>
    <w:lvl w:ilvl="0" w:tplc="04090001">
      <w:start w:val="1"/>
      <w:numFmt w:val="bullet"/>
      <w:lvlText w:val=""/>
      <w:lvlJc w:val="left"/>
      <w:pPr>
        <w:ind w:left="720" w:hanging="360"/>
      </w:pPr>
      <w:rPr>
        <w:rFonts w:ascii="Symbol" w:hAnsi="Symbol" w:hint="default"/>
        <w: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51F03169"/>
    <w:multiLevelType w:val="hybridMultilevel"/>
    <w:tmpl w:val="72C0C7FE"/>
    <w:lvl w:ilvl="0" w:tplc="E4A414E2">
      <w:start w:val="3"/>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520E2E82"/>
    <w:multiLevelType w:val="hybridMultilevel"/>
    <w:tmpl w:val="AA7CC4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FC1296"/>
    <w:multiLevelType w:val="hybridMultilevel"/>
    <w:tmpl w:val="413E5118"/>
    <w:lvl w:ilvl="0" w:tplc="E12E1EC8">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96E6321"/>
    <w:multiLevelType w:val="multilevel"/>
    <w:tmpl w:val="D708F9BC"/>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6E156CCD"/>
    <w:multiLevelType w:val="hybridMultilevel"/>
    <w:tmpl w:val="E4DECA70"/>
    <w:lvl w:ilvl="0" w:tplc="4922F34A">
      <w:start w:val="1"/>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72382340"/>
    <w:multiLevelType w:val="multilevel"/>
    <w:tmpl w:val="F1EA5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6"/>
  </w:num>
  <w:num w:numId="3">
    <w:abstractNumId w:val="14"/>
  </w:num>
  <w:num w:numId="4">
    <w:abstractNumId w:val="8"/>
  </w:num>
  <w:num w:numId="5">
    <w:abstractNumId w:val="17"/>
  </w:num>
  <w:num w:numId="6">
    <w:abstractNumId w:val="12"/>
  </w:num>
  <w:num w:numId="7">
    <w:abstractNumId w:val="16"/>
  </w:num>
  <w:num w:numId="8">
    <w:abstractNumId w:val="9"/>
  </w:num>
  <w:num w:numId="9">
    <w:abstractNumId w:val="2"/>
  </w:num>
  <w:num w:numId="10">
    <w:abstractNumId w:val="13"/>
  </w:num>
  <w:num w:numId="11">
    <w:abstractNumId w:val="5"/>
  </w:num>
  <w:num w:numId="12">
    <w:abstractNumId w:val="1"/>
  </w:num>
  <w:num w:numId="13">
    <w:abstractNumId w:val="0"/>
  </w:num>
  <w:num w:numId="14">
    <w:abstractNumId w:val="10"/>
  </w:num>
  <w:num w:numId="15">
    <w:abstractNumId w:val="11"/>
  </w:num>
  <w:num w:numId="16">
    <w:abstractNumId w:val="7"/>
  </w:num>
  <w:num w:numId="17">
    <w:abstractNumId w:val="3"/>
  </w:num>
  <w:num w:numId="1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enictas, Marianne">
    <w15:presenceInfo w15:providerId="AD" w15:userId="S::marianne_menictas@fas.harvard.edu::902607c1-a288-454f-a176-d7d3a3a390f8"/>
  </w15:person>
  <w15:person w15:author="samurphy">
    <w15:presenceInfo w15:providerId="None" w15:userId="samurph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3AFF"/>
    <w:rsid w:val="00007289"/>
    <w:rsid w:val="00022C30"/>
    <w:rsid w:val="0002370F"/>
    <w:rsid w:val="00023D75"/>
    <w:rsid w:val="00032ACA"/>
    <w:rsid w:val="0006597B"/>
    <w:rsid w:val="000744B6"/>
    <w:rsid w:val="0008351F"/>
    <w:rsid w:val="000A40FD"/>
    <w:rsid w:val="000A62CB"/>
    <w:rsid w:val="000B29A2"/>
    <w:rsid w:val="000B2A7A"/>
    <w:rsid w:val="000B3E76"/>
    <w:rsid w:val="000B5B12"/>
    <w:rsid w:val="000C3DCB"/>
    <w:rsid w:val="000F2ACC"/>
    <w:rsid w:val="00103A86"/>
    <w:rsid w:val="001156A9"/>
    <w:rsid w:val="001162E2"/>
    <w:rsid w:val="001250CF"/>
    <w:rsid w:val="00137E89"/>
    <w:rsid w:val="00140693"/>
    <w:rsid w:val="00154352"/>
    <w:rsid w:val="00154A46"/>
    <w:rsid w:val="00162108"/>
    <w:rsid w:val="00162EDE"/>
    <w:rsid w:val="0019103D"/>
    <w:rsid w:val="001A1364"/>
    <w:rsid w:val="001C050C"/>
    <w:rsid w:val="001C45ED"/>
    <w:rsid w:val="001D03C8"/>
    <w:rsid w:val="001D1DF8"/>
    <w:rsid w:val="001D5E6B"/>
    <w:rsid w:val="001D7218"/>
    <w:rsid w:val="001E5546"/>
    <w:rsid w:val="001F1BCA"/>
    <w:rsid w:val="001F2932"/>
    <w:rsid w:val="001F4E72"/>
    <w:rsid w:val="00205477"/>
    <w:rsid w:val="00205B67"/>
    <w:rsid w:val="00213588"/>
    <w:rsid w:val="00223160"/>
    <w:rsid w:val="0023237F"/>
    <w:rsid w:val="00233F6A"/>
    <w:rsid w:val="00235C32"/>
    <w:rsid w:val="00252F92"/>
    <w:rsid w:val="00255E7B"/>
    <w:rsid w:val="00260B85"/>
    <w:rsid w:val="002645E7"/>
    <w:rsid w:val="00267066"/>
    <w:rsid w:val="00267B90"/>
    <w:rsid w:val="00275E80"/>
    <w:rsid w:val="0027619E"/>
    <w:rsid w:val="00277015"/>
    <w:rsid w:val="00285440"/>
    <w:rsid w:val="00287447"/>
    <w:rsid w:val="00291202"/>
    <w:rsid w:val="002B0C62"/>
    <w:rsid w:val="002B40BB"/>
    <w:rsid w:val="002C00FC"/>
    <w:rsid w:val="002C095F"/>
    <w:rsid w:val="002D233C"/>
    <w:rsid w:val="002D56E1"/>
    <w:rsid w:val="002D70B7"/>
    <w:rsid w:val="002E142D"/>
    <w:rsid w:val="002E4D72"/>
    <w:rsid w:val="002E5291"/>
    <w:rsid w:val="002E7229"/>
    <w:rsid w:val="003061E7"/>
    <w:rsid w:val="00312A39"/>
    <w:rsid w:val="00314838"/>
    <w:rsid w:val="00320E77"/>
    <w:rsid w:val="00331DC9"/>
    <w:rsid w:val="00346418"/>
    <w:rsid w:val="003467A3"/>
    <w:rsid w:val="003542BE"/>
    <w:rsid w:val="0035602D"/>
    <w:rsid w:val="00373D7A"/>
    <w:rsid w:val="00383633"/>
    <w:rsid w:val="0038410D"/>
    <w:rsid w:val="003A4B68"/>
    <w:rsid w:val="003A4E9F"/>
    <w:rsid w:val="003C112C"/>
    <w:rsid w:val="003C34BE"/>
    <w:rsid w:val="003D4FCD"/>
    <w:rsid w:val="003E597A"/>
    <w:rsid w:val="003E6FDB"/>
    <w:rsid w:val="003F405B"/>
    <w:rsid w:val="00402B97"/>
    <w:rsid w:val="004065AA"/>
    <w:rsid w:val="0041068E"/>
    <w:rsid w:val="00411FE8"/>
    <w:rsid w:val="0041318B"/>
    <w:rsid w:val="004218DA"/>
    <w:rsid w:val="00435212"/>
    <w:rsid w:val="004452CD"/>
    <w:rsid w:val="00446C18"/>
    <w:rsid w:val="00453956"/>
    <w:rsid w:val="00457221"/>
    <w:rsid w:val="00460D73"/>
    <w:rsid w:val="00461EE4"/>
    <w:rsid w:val="004668A9"/>
    <w:rsid w:val="00470CCA"/>
    <w:rsid w:val="00473DBC"/>
    <w:rsid w:val="00482D0D"/>
    <w:rsid w:val="0048729C"/>
    <w:rsid w:val="004904A7"/>
    <w:rsid w:val="004C6741"/>
    <w:rsid w:val="004D392C"/>
    <w:rsid w:val="004D6CC2"/>
    <w:rsid w:val="004E760C"/>
    <w:rsid w:val="004F47EF"/>
    <w:rsid w:val="004F4A1C"/>
    <w:rsid w:val="004F5347"/>
    <w:rsid w:val="00506199"/>
    <w:rsid w:val="00527542"/>
    <w:rsid w:val="00527F6B"/>
    <w:rsid w:val="00531301"/>
    <w:rsid w:val="00534550"/>
    <w:rsid w:val="0054394E"/>
    <w:rsid w:val="005507F5"/>
    <w:rsid w:val="0055152C"/>
    <w:rsid w:val="0056198D"/>
    <w:rsid w:val="0057491D"/>
    <w:rsid w:val="00585412"/>
    <w:rsid w:val="00586733"/>
    <w:rsid w:val="00590722"/>
    <w:rsid w:val="00596DBA"/>
    <w:rsid w:val="005A15D4"/>
    <w:rsid w:val="005A7F39"/>
    <w:rsid w:val="005B4A96"/>
    <w:rsid w:val="005B4EEC"/>
    <w:rsid w:val="005B67A3"/>
    <w:rsid w:val="005C255B"/>
    <w:rsid w:val="005D0BD3"/>
    <w:rsid w:val="005D1153"/>
    <w:rsid w:val="005D2813"/>
    <w:rsid w:val="005E2A73"/>
    <w:rsid w:val="005F7917"/>
    <w:rsid w:val="005F7FBF"/>
    <w:rsid w:val="00604692"/>
    <w:rsid w:val="00611529"/>
    <w:rsid w:val="0062020B"/>
    <w:rsid w:val="00632BED"/>
    <w:rsid w:val="00635820"/>
    <w:rsid w:val="00637AF5"/>
    <w:rsid w:val="006466BA"/>
    <w:rsid w:val="006478DC"/>
    <w:rsid w:val="0065384F"/>
    <w:rsid w:val="00656A5E"/>
    <w:rsid w:val="00660CF1"/>
    <w:rsid w:val="006746AB"/>
    <w:rsid w:val="0068524F"/>
    <w:rsid w:val="00695682"/>
    <w:rsid w:val="006A5BF1"/>
    <w:rsid w:val="006B15A8"/>
    <w:rsid w:val="006B331C"/>
    <w:rsid w:val="006B75F1"/>
    <w:rsid w:val="006B7841"/>
    <w:rsid w:val="006C0267"/>
    <w:rsid w:val="006C1626"/>
    <w:rsid w:val="006C199C"/>
    <w:rsid w:val="006C2037"/>
    <w:rsid w:val="006C2D21"/>
    <w:rsid w:val="006D4246"/>
    <w:rsid w:val="006D6D92"/>
    <w:rsid w:val="006D792E"/>
    <w:rsid w:val="006E148F"/>
    <w:rsid w:val="006E3B80"/>
    <w:rsid w:val="006E3E5D"/>
    <w:rsid w:val="006F0A0C"/>
    <w:rsid w:val="006F0B3F"/>
    <w:rsid w:val="006F1F49"/>
    <w:rsid w:val="006F1F6B"/>
    <w:rsid w:val="00704E48"/>
    <w:rsid w:val="00710E03"/>
    <w:rsid w:val="00713AFB"/>
    <w:rsid w:val="0073052E"/>
    <w:rsid w:val="00733A36"/>
    <w:rsid w:val="007407A8"/>
    <w:rsid w:val="0076587D"/>
    <w:rsid w:val="00772240"/>
    <w:rsid w:val="00780A36"/>
    <w:rsid w:val="007A5CC5"/>
    <w:rsid w:val="007B6448"/>
    <w:rsid w:val="007B7AB7"/>
    <w:rsid w:val="007C0B17"/>
    <w:rsid w:val="007C72D1"/>
    <w:rsid w:val="007D76B1"/>
    <w:rsid w:val="007E47D7"/>
    <w:rsid w:val="007E7F84"/>
    <w:rsid w:val="007F4E1E"/>
    <w:rsid w:val="0080614F"/>
    <w:rsid w:val="00810C67"/>
    <w:rsid w:val="00811DE2"/>
    <w:rsid w:val="008151AD"/>
    <w:rsid w:val="008226BE"/>
    <w:rsid w:val="00825FE5"/>
    <w:rsid w:val="008355C3"/>
    <w:rsid w:val="00835B99"/>
    <w:rsid w:val="00845142"/>
    <w:rsid w:val="008453C1"/>
    <w:rsid w:val="00850010"/>
    <w:rsid w:val="0085220D"/>
    <w:rsid w:val="00860787"/>
    <w:rsid w:val="00865DE8"/>
    <w:rsid w:val="008749F6"/>
    <w:rsid w:val="00881DAC"/>
    <w:rsid w:val="00882607"/>
    <w:rsid w:val="00886956"/>
    <w:rsid w:val="008938A9"/>
    <w:rsid w:val="008A461B"/>
    <w:rsid w:val="008B5026"/>
    <w:rsid w:val="008B655D"/>
    <w:rsid w:val="008C11C7"/>
    <w:rsid w:val="008D1297"/>
    <w:rsid w:val="008D4C76"/>
    <w:rsid w:val="008E323C"/>
    <w:rsid w:val="008F09B6"/>
    <w:rsid w:val="00911E15"/>
    <w:rsid w:val="00932116"/>
    <w:rsid w:val="0093632E"/>
    <w:rsid w:val="00945504"/>
    <w:rsid w:val="00945885"/>
    <w:rsid w:val="00963B26"/>
    <w:rsid w:val="009951AF"/>
    <w:rsid w:val="009A3488"/>
    <w:rsid w:val="009A59A6"/>
    <w:rsid w:val="009B5FEA"/>
    <w:rsid w:val="009C012E"/>
    <w:rsid w:val="009C6828"/>
    <w:rsid w:val="009C6B7F"/>
    <w:rsid w:val="009D0CB5"/>
    <w:rsid w:val="009E2EED"/>
    <w:rsid w:val="00A00F81"/>
    <w:rsid w:val="00A01926"/>
    <w:rsid w:val="00A0747D"/>
    <w:rsid w:val="00A10257"/>
    <w:rsid w:val="00A15BF9"/>
    <w:rsid w:val="00A202B7"/>
    <w:rsid w:val="00A21BD4"/>
    <w:rsid w:val="00A529A4"/>
    <w:rsid w:val="00A6041C"/>
    <w:rsid w:val="00A7032E"/>
    <w:rsid w:val="00A84DEB"/>
    <w:rsid w:val="00A93D34"/>
    <w:rsid w:val="00A94B8E"/>
    <w:rsid w:val="00AA2A90"/>
    <w:rsid w:val="00AA732D"/>
    <w:rsid w:val="00AB1B33"/>
    <w:rsid w:val="00AB260A"/>
    <w:rsid w:val="00AB58DA"/>
    <w:rsid w:val="00AD04D4"/>
    <w:rsid w:val="00AE69FE"/>
    <w:rsid w:val="00AF71DB"/>
    <w:rsid w:val="00B01A72"/>
    <w:rsid w:val="00B106ED"/>
    <w:rsid w:val="00B1236B"/>
    <w:rsid w:val="00B22B4F"/>
    <w:rsid w:val="00B37BCA"/>
    <w:rsid w:val="00B40160"/>
    <w:rsid w:val="00B45702"/>
    <w:rsid w:val="00B638F8"/>
    <w:rsid w:val="00B646D0"/>
    <w:rsid w:val="00B64D39"/>
    <w:rsid w:val="00B8127E"/>
    <w:rsid w:val="00B814B5"/>
    <w:rsid w:val="00B814F9"/>
    <w:rsid w:val="00B82FD1"/>
    <w:rsid w:val="00B945EA"/>
    <w:rsid w:val="00BA24B1"/>
    <w:rsid w:val="00BB1ADE"/>
    <w:rsid w:val="00BB23E1"/>
    <w:rsid w:val="00BB7EDD"/>
    <w:rsid w:val="00BD4F0A"/>
    <w:rsid w:val="00BD4F89"/>
    <w:rsid w:val="00BE5C00"/>
    <w:rsid w:val="00BE7C55"/>
    <w:rsid w:val="00BF0079"/>
    <w:rsid w:val="00BF13B0"/>
    <w:rsid w:val="00BF1D06"/>
    <w:rsid w:val="00BF699B"/>
    <w:rsid w:val="00C04D6D"/>
    <w:rsid w:val="00C21C8E"/>
    <w:rsid w:val="00C2242C"/>
    <w:rsid w:val="00C26952"/>
    <w:rsid w:val="00C40D10"/>
    <w:rsid w:val="00C45A34"/>
    <w:rsid w:val="00C71B57"/>
    <w:rsid w:val="00C73842"/>
    <w:rsid w:val="00C75714"/>
    <w:rsid w:val="00C85EC3"/>
    <w:rsid w:val="00C94854"/>
    <w:rsid w:val="00CB7B69"/>
    <w:rsid w:val="00CC684A"/>
    <w:rsid w:val="00CC7540"/>
    <w:rsid w:val="00CE4415"/>
    <w:rsid w:val="00CE7C8C"/>
    <w:rsid w:val="00CE7E0B"/>
    <w:rsid w:val="00CF0097"/>
    <w:rsid w:val="00D048C7"/>
    <w:rsid w:val="00D220D6"/>
    <w:rsid w:val="00D257E5"/>
    <w:rsid w:val="00D450C0"/>
    <w:rsid w:val="00D508A8"/>
    <w:rsid w:val="00D53FC0"/>
    <w:rsid w:val="00D61240"/>
    <w:rsid w:val="00D90C87"/>
    <w:rsid w:val="00D968BF"/>
    <w:rsid w:val="00DA17A7"/>
    <w:rsid w:val="00DB3988"/>
    <w:rsid w:val="00DB71FD"/>
    <w:rsid w:val="00DC3100"/>
    <w:rsid w:val="00DD1196"/>
    <w:rsid w:val="00DE1E1C"/>
    <w:rsid w:val="00DF0E5D"/>
    <w:rsid w:val="00DF5F7F"/>
    <w:rsid w:val="00E05F2F"/>
    <w:rsid w:val="00E10C59"/>
    <w:rsid w:val="00E168C4"/>
    <w:rsid w:val="00E1795F"/>
    <w:rsid w:val="00E34CCC"/>
    <w:rsid w:val="00E4262B"/>
    <w:rsid w:val="00E46126"/>
    <w:rsid w:val="00E564E2"/>
    <w:rsid w:val="00E634C1"/>
    <w:rsid w:val="00E641C3"/>
    <w:rsid w:val="00E65014"/>
    <w:rsid w:val="00E70219"/>
    <w:rsid w:val="00E77284"/>
    <w:rsid w:val="00E80A95"/>
    <w:rsid w:val="00E8373E"/>
    <w:rsid w:val="00E86C71"/>
    <w:rsid w:val="00EB0B79"/>
    <w:rsid w:val="00EB7863"/>
    <w:rsid w:val="00ED2D9F"/>
    <w:rsid w:val="00ED5528"/>
    <w:rsid w:val="00EE3CC4"/>
    <w:rsid w:val="00EF2A3B"/>
    <w:rsid w:val="00F00430"/>
    <w:rsid w:val="00F03A0B"/>
    <w:rsid w:val="00F05856"/>
    <w:rsid w:val="00F07389"/>
    <w:rsid w:val="00F12F70"/>
    <w:rsid w:val="00F31339"/>
    <w:rsid w:val="00F4542F"/>
    <w:rsid w:val="00F5002F"/>
    <w:rsid w:val="00F50A7B"/>
    <w:rsid w:val="00F55A7A"/>
    <w:rsid w:val="00F57DCE"/>
    <w:rsid w:val="00F66F32"/>
    <w:rsid w:val="00F8563E"/>
    <w:rsid w:val="00F9316E"/>
    <w:rsid w:val="00F97E14"/>
    <w:rsid w:val="00FA1249"/>
    <w:rsid w:val="00FA2486"/>
    <w:rsid w:val="00FC6B46"/>
    <w:rsid w:val="00FD5FDC"/>
    <w:rsid w:val="00FE1063"/>
    <w:rsid w:val="00FE2963"/>
    <w:rsid w:val="00FF3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D1467"/>
  <w15:chartTrackingRefBased/>
  <w15:docId w15:val="{0C731752-4D3B-2A42-9DEA-8383758B8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529"/>
    <w:rPr>
      <w:rFonts w:ascii="Times New Roman" w:eastAsia="Times New Roman" w:hAnsi="Times New Roman" w:cs="Times New Roman"/>
    </w:rPr>
  </w:style>
  <w:style w:type="paragraph" w:styleId="Heading1">
    <w:name w:val="heading 1"/>
    <w:basedOn w:val="Normal"/>
    <w:next w:val="Normal"/>
    <w:link w:val="Heading1Char"/>
    <w:uiPriority w:val="9"/>
    <w:qFormat/>
    <w:rsid w:val="00FF3AFF"/>
    <w:pPr>
      <w:keepNext/>
      <w:keepLines/>
      <w:spacing w:before="2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FF3AFF"/>
    <w:pPr>
      <w:keepNext/>
      <w:keepLines/>
      <w:spacing w:before="4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FF3AFF"/>
    <w:pPr>
      <w:keepNext/>
      <w:keepLines/>
      <w:spacing w:before="40"/>
      <w:outlineLvl w:val="2"/>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AFF"/>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rsid w:val="00FF3AFF"/>
    <w:rPr>
      <w:rFonts w:asciiTheme="majorHAnsi" w:eastAsiaTheme="majorEastAsia" w:hAnsiTheme="majorHAnsi" w:cstheme="majorBidi"/>
      <w:color w:val="000000" w:themeColor="text1"/>
      <w:sz w:val="26"/>
      <w:szCs w:val="26"/>
    </w:rPr>
  </w:style>
  <w:style w:type="character" w:customStyle="1" w:styleId="Heading3Char">
    <w:name w:val="Heading 3 Char"/>
    <w:basedOn w:val="DefaultParagraphFont"/>
    <w:link w:val="Heading3"/>
    <w:uiPriority w:val="9"/>
    <w:rsid w:val="00FF3AFF"/>
    <w:rPr>
      <w:rFonts w:asciiTheme="majorHAnsi" w:eastAsiaTheme="majorEastAsia" w:hAnsiTheme="majorHAnsi" w:cstheme="majorBidi"/>
      <w:color w:val="000000" w:themeColor="text1"/>
    </w:rPr>
  </w:style>
  <w:style w:type="paragraph" w:styleId="Caption">
    <w:name w:val="caption"/>
    <w:basedOn w:val="Normal"/>
    <w:next w:val="Normal"/>
    <w:uiPriority w:val="35"/>
    <w:unhideWhenUsed/>
    <w:qFormat/>
    <w:rsid w:val="006E3B80"/>
    <w:pPr>
      <w:spacing w:after="200"/>
    </w:pPr>
    <w:rPr>
      <w:rFonts w:asciiTheme="majorHAnsi" w:hAnsiTheme="majorHAnsi"/>
      <w:i/>
      <w:iCs/>
      <w:color w:val="44546A" w:themeColor="text2"/>
      <w:sz w:val="18"/>
      <w:szCs w:val="18"/>
    </w:rPr>
  </w:style>
  <w:style w:type="paragraph" w:styleId="Header">
    <w:name w:val="header"/>
    <w:basedOn w:val="Normal"/>
    <w:link w:val="HeaderChar"/>
    <w:uiPriority w:val="99"/>
    <w:unhideWhenUsed/>
    <w:rsid w:val="00A21BD4"/>
    <w:pPr>
      <w:tabs>
        <w:tab w:val="center" w:pos="4680"/>
        <w:tab w:val="right" w:pos="9360"/>
      </w:tabs>
    </w:pPr>
    <w:rPr>
      <w:rFonts w:asciiTheme="majorHAnsi" w:hAnsiTheme="majorHAnsi"/>
    </w:rPr>
  </w:style>
  <w:style w:type="character" w:customStyle="1" w:styleId="HeaderChar">
    <w:name w:val="Header Char"/>
    <w:basedOn w:val="DefaultParagraphFont"/>
    <w:link w:val="Header"/>
    <w:uiPriority w:val="99"/>
    <w:rsid w:val="00A21BD4"/>
    <w:rPr>
      <w:rFonts w:asciiTheme="majorHAnsi" w:eastAsia="Times New Roman" w:hAnsiTheme="majorHAnsi" w:cs="Times New Roman"/>
    </w:rPr>
  </w:style>
  <w:style w:type="paragraph" w:styleId="Footer">
    <w:name w:val="footer"/>
    <w:basedOn w:val="Normal"/>
    <w:link w:val="FooterChar"/>
    <w:uiPriority w:val="99"/>
    <w:unhideWhenUsed/>
    <w:rsid w:val="00A21BD4"/>
    <w:pPr>
      <w:tabs>
        <w:tab w:val="center" w:pos="4680"/>
        <w:tab w:val="right" w:pos="9360"/>
      </w:tabs>
    </w:pPr>
    <w:rPr>
      <w:rFonts w:asciiTheme="majorHAnsi" w:hAnsiTheme="majorHAnsi"/>
    </w:rPr>
  </w:style>
  <w:style w:type="character" w:customStyle="1" w:styleId="FooterChar">
    <w:name w:val="Footer Char"/>
    <w:basedOn w:val="DefaultParagraphFont"/>
    <w:link w:val="Footer"/>
    <w:uiPriority w:val="99"/>
    <w:rsid w:val="00A21BD4"/>
    <w:rPr>
      <w:rFonts w:asciiTheme="majorHAnsi" w:eastAsia="Times New Roman" w:hAnsiTheme="majorHAnsi" w:cs="Times New Roman"/>
    </w:rPr>
  </w:style>
  <w:style w:type="paragraph" w:styleId="ListParagraph">
    <w:name w:val="List Paragraph"/>
    <w:basedOn w:val="Normal"/>
    <w:uiPriority w:val="34"/>
    <w:qFormat/>
    <w:rsid w:val="00B8127E"/>
    <w:pPr>
      <w:ind w:left="720"/>
      <w:contextualSpacing/>
    </w:pPr>
    <w:rPr>
      <w:rFonts w:asciiTheme="majorHAnsi" w:hAnsiTheme="majorHAnsi"/>
    </w:rPr>
  </w:style>
  <w:style w:type="character" w:styleId="PageNumber">
    <w:name w:val="page number"/>
    <w:basedOn w:val="DefaultParagraphFont"/>
    <w:uiPriority w:val="99"/>
    <w:semiHidden/>
    <w:unhideWhenUsed/>
    <w:rsid w:val="007B7AB7"/>
  </w:style>
  <w:style w:type="paragraph" w:styleId="BalloonText">
    <w:name w:val="Balloon Text"/>
    <w:basedOn w:val="Normal"/>
    <w:link w:val="BalloonTextChar"/>
    <w:uiPriority w:val="99"/>
    <w:semiHidden/>
    <w:unhideWhenUsed/>
    <w:rsid w:val="00B814F9"/>
    <w:rPr>
      <w:sz w:val="18"/>
      <w:szCs w:val="18"/>
    </w:rPr>
  </w:style>
  <w:style w:type="character" w:customStyle="1" w:styleId="BalloonTextChar">
    <w:name w:val="Balloon Text Char"/>
    <w:basedOn w:val="DefaultParagraphFont"/>
    <w:link w:val="BalloonText"/>
    <w:uiPriority w:val="99"/>
    <w:semiHidden/>
    <w:rsid w:val="00B814F9"/>
    <w:rPr>
      <w:rFonts w:ascii="Times New Roman" w:eastAsia="Times New Roman" w:hAnsi="Times New Roman" w:cs="Times New Roman"/>
      <w:sz w:val="18"/>
      <w:szCs w:val="18"/>
    </w:rPr>
  </w:style>
  <w:style w:type="character" w:styleId="CommentReference">
    <w:name w:val="annotation reference"/>
    <w:basedOn w:val="DefaultParagraphFont"/>
    <w:uiPriority w:val="99"/>
    <w:semiHidden/>
    <w:unhideWhenUsed/>
    <w:rsid w:val="00BF13B0"/>
    <w:rPr>
      <w:sz w:val="16"/>
      <w:szCs w:val="16"/>
    </w:rPr>
  </w:style>
  <w:style w:type="paragraph" w:styleId="CommentText">
    <w:name w:val="annotation text"/>
    <w:basedOn w:val="Normal"/>
    <w:link w:val="CommentTextChar"/>
    <w:uiPriority w:val="99"/>
    <w:semiHidden/>
    <w:unhideWhenUsed/>
    <w:rsid w:val="00BF13B0"/>
    <w:rPr>
      <w:rFonts w:asciiTheme="majorHAnsi" w:hAnsiTheme="majorHAnsi"/>
      <w:sz w:val="20"/>
      <w:szCs w:val="20"/>
    </w:rPr>
  </w:style>
  <w:style w:type="character" w:customStyle="1" w:styleId="CommentTextChar">
    <w:name w:val="Comment Text Char"/>
    <w:basedOn w:val="DefaultParagraphFont"/>
    <w:link w:val="CommentText"/>
    <w:uiPriority w:val="99"/>
    <w:semiHidden/>
    <w:rsid w:val="00BF13B0"/>
    <w:rPr>
      <w:rFonts w:asciiTheme="majorHAnsi" w:eastAsia="Times New Roman" w:hAnsiTheme="majorHAnsi" w:cs="Times New Roman"/>
      <w:sz w:val="20"/>
      <w:szCs w:val="20"/>
    </w:rPr>
  </w:style>
  <w:style w:type="paragraph" w:styleId="CommentSubject">
    <w:name w:val="annotation subject"/>
    <w:basedOn w:val="CommentText"/>
    <w:next w:val="CommentText"/>
    <w:link w:val="CommentSubjectChar"/>
    <w:uiPriority w:val="99"/>
    <w:semiHidden/>
    <w:unhideWhenUsed/>
    <w:rsid w:val="00BF13B0"/>
    <w:rPr>
      <w:b/>
      <w:bCs/>
    </w:rPr>
  </w:style>
  <w:style w:type="character" w:customStyle="1" w:styleId="CommentSubjectChar">
    <w:name w:val="Comment Subject Char"/>
    <w:basedOn w:val="CommentTextChar"/>
    <w:link w:val="CommentSubject"/>
    <w:uiPriority w:val="99"/>
    <w:semiHidden/>
    <w:rsid w:val="00BF13B0"/>
    <w:rPr>
      <w:rFonts w:asciiTheme="majorHAnsi" w:eastAsia="Times New Roman" w:hAnsiTheme="majorHAnsi" w:cs="Times New Roman"/>
      <w:b/>
      <w:bCs/>
      <w:sz w:val="20"/>
      <w:szCs w:val="20"/>
    </w:rPr>
  </w:style>
  <w:style w:type="paragraph" w:styleId="FootnoteText">
    <w:name w:val="footnote text"/>
    <w:basedOn w:val="Normal"/>
    <w:link w:val="FootnoteTextChar"/>
    <w:uiPriority w:val="99"/>
    <w:semiHidden/>
    <w:unhideWhenUsed/>
    <w:rsid w:val="00F5002F"/>
    <w:rPr>
      <w:rFonts w:asciiTheme="majorHAnsi" w:hAnsiTheme="majorHAnsi"/>
      <w:sz w:val="20"/>
      <w:szCs w:val="20"/>
    </w:rPr>
  </w:style>
  <w:style w:type="character" w:customStyle="1" w:styleId="FootnoteTextChar">
    <w:name w:val="Footnote Text Char"/>
    <w:basedOn w:val="DefaultParagraphFont"/>
    <w:link w:val="FootnoteText"/>
    <w:uiPriority w:val="99"/>
    <w:semiHidden/>
    <w:rsid w:val="00F5002F"/>
    <w:rPr>
      <w:rFonts w:asciiTheme="majorHAnsi" w:eastAsia="Times New Roman" w:hAnsiTheme="majorHAnsi" w:cs="Times New Roman"/>
      <w:sz w:val="20"/>
      <w:szCs w:val="20"/>
    </w:rPr>
  </w:style>
  <w:style w:type="character" w:styleId="FootnoteReference">
    <w:name w:val="footnote reference"/>
    <w:basedOn w:val="DefaultParagraphFont"/>
    <w:uiPriority w:val="99"/>
    <w:semiHidden/>
    <w:unhideWhenUsed/>
    <w:rsid w:val="00F5002F"/>
    <w:rPr>
      <w:vertAlign w:val="superscript"/>
    </w:rPr>
  </w:style>
  <w:style w:type="character" w:styleId="PlaceholderText">
    <w:name w:val="Placeholder Text"/>
    <w:basedOn w:val="DefaultParagraphFont"/>
    <w:uiPriority w:val="99"/>
    <w:semiHidden/>
    <w:rsid w:val="003C34BE"/>
    <w:rPr>
      <w:color w:val="808080"/>
    </w:rPr>
  </w:style>
  <w:style w:type="paragraph" w:styleId="Revision">
    <w:name w:val="Revision"/>
    <w:hidden/>
    <w:uiPriority w:val="99"/>
    <w:semiHidden/>
    <w:rsid w:val="004F4A1C"/>
    <w:rPr>
      <w:rFonts w:asciiTheme="majorHAnsi" w:eastAsia="Times New Roman" w:hAnsiTheme="majorHAnsi" w:cs="Times New Roman"/>
    </w:rPr>
  </w:style>
  <w:style w:type="character" w:customStyle="1" w:styleId="fipmark">
    <w:name w:val="fip_mark"/>
    <w:basedOn w:val="DefaultParagraphFont"/>
    <w:rsid w:val="003C112C"/>
  </w:style>
  <w:style w:type="paragraph" w:styleId="NormalWeb">
    <w:name w:val="Normal (Web)"/>
    <w:basedOn w:val="Normal"/>
    <w:uiPriority w:val="99"/>
    <w:unhideWhenUsed/>
    <w:rsid w:val="004065AA"/>
    <w:pPr>
      <w:spacing w:before="100" w:beforeAutospacing="1" w:after="100" w:afterAutospacing="1"/>
    </w:pPr>
  </w:style>
  <w:style w:type="table" w:styleId="TableGrid">
    <w:name w:val="Table Grid"/>
    <w:basedOn w:val="TableNormal"/>
    <w:uiPriority w:val="39"/>
    <w:rsid w:val="00B94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
    <w:name w:val="il"/>
    <w:basedOn w:val="DefaultParagraphFont"/>
    <w:rsid w:val="00611529"/>
  </w:style>
  <w:style w:type="character" w:styleId="Hyperlink">
    <w:name w:val="Hyperlink"/>
    <w:basedOn w:val="DefaultParagraphFont"/>
    <w:uiPriority w:val="99"/>
    <w:semiHidden/>
    <w:unhideWhenUsed/>
    <w:rsid w:val="00DC310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456179">
      <w:bodyDiv w:val="1"/>
      <w:marLeft w:val="0"/>
      <w:marRight w:val="0"/>
      <w:marTop w:val="0"/>
      <w:marBottom w:val="0"/>
      <w:divBdr>
        <w:top w:val="none" w:sz="0" w:space="0" w:color="auto"/>
        <w:left w:val="none" w:sz="0" w:space="0" w:color="auto"/>
        <w:bottom w:val="none" w:sz="0" w:space="0" w:color="auto"/>
        <w:right w:val="none" w:sz="0" w:space="0" w:color="auto"/>
      </w:divBdr>
    </w:div>
    <w:div w:id="194392053">
      <w:bodyDiv w:val="1"/>
      <w:marLeft w:val="0"/>
      <w:marRight w:val="0"/>
      <w:marTop w:val="0"/>
      <w:marBottom w:val="0"/>
      <w:divBdr>
        <w:top w:val="none" w:sz="0" w:space="0" w:color="auto"/>
        <w:left w:val="none" w:sz="0" w:space="0" w:color="auto"/>
        <w:bottom w:val="none" w:sz="0" w:space="0" w:color="auto"/>
        <w:right w:val="none" w:sz="0" w:space="0" w:color="auto"/>
      </w:divBdr>
    </w:div>
    <w:div w:id="223102384">
      <w:bodyDiv w:val="1"/>
      <w:marLeft w:val="0"/>
      <w:marRight w:val="0"/>
      <w:marTop w:val="0"/>
      <w:marBottom w:val="0"/>
      <w:divBdr>
        <w:top w:val="none" w:sz="0" w:space="0" w:color="auto"/>
        <w:left w:val="none" w:sz="0" w:space="0" w:color="auto"/>
        <w:bottom w:val="none" w:sz="0" w:space="0" w:color="auto"/>
        <w:right w:val="none" w:sz="0" w:space="0" w:color="auto"/>
      </w:divBdr>
      <w:divsChild>
        <w:div w:id="2088304897">
          <w:marLeft w:val="0"/>
          <w:marRight w:val="0"/>
          <w:marTop w:val="0"/>
          <w:marBottom w:val="0"/>
          <w:divBdr>
            <w:top w:val="none" w:sz="0" w:space="0" w:color="auto"/>
            <w:left w:val="none" w:sz="0" w:space="0" w:color="auto"/>
            <w:bottom w:val="none" w:sz="0" w:space="0" w:color="auto"/>
            <w:right w:val="none" w:sz="0" w:space="0" w:color="auto"/>
          </w:divBdr>
          <w:divsChild>
            <w:div w:id="508716519">
              <w:marLeft w:val="0"/>
              <w:marRight w:val="0"/>
              <w:marTop w:val="0"/>
              <w:marBottom w:val="0"/>
              <w:divBdr>
                <w:top w:val="none" w:sz="0" w:space="0" w:color="auto"/>
                <w:left w:val="none" w:sz="0" w:space="0" w:color="auto"/>
                <w:bottom w:val="none" w:sz="0" w:space="0" w:color="auto"/>
                <w:right w:val="none" w:sz="0" w:space="0" w:color="auto"/>
              </w:divBdr>
              <w:divsChild>
                <w:div w:id="6746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958769">
      <w:bodyDiv w:val="1"/>
      <w:marLeft w:val="0"/>
      <w:marRight w:val="0"/>
      <w:marTop w:val="0"/>
      <w:marBottom w:val="0"/>
      <w:divBdr>
        <w:top w:val="none" w:sz="0" w:space="0" w:color="auto"/>
        <w:left w:val="none" w:sz="0" w:space="0" w:color="auto"/>
        <w:bottom w:val="none" w:sz="0" w:space="0" w:color="auto"/>
        <w:right w:val="none" w:sz="0" w:space="0" w:color="auto"/>
      </w:divBdr>
    </w:div>
    <w:div w:id="324434999">
      <w:bodyDiv w:val="1"/>
      <w:marLeft w:val="0"/>
      <w:marRight w:val="0"/>
      <w:marTop w:val="0"/>
      <w:marBottom w:val="0"/>
      <w:divBdr>
        <w:top w:val="none" w:sz="0" w:space="0" w:color="auto"/>
        <w:left w:val="none" w:sz="0" w:space="0" w:color="auto"/>
        <w:bottom w:val="none" w:sz="0" w:space="0" w:color="auto"/>
        <w:right w:val="none" w:sz="0" w:space="0" w:color="auto"/>
      </w:divBdr>
      <w:divsChild>
        <w:div w:id="401635497">
          <w:marLeft w:val="0"/>
          <w:marRight w:val="0"/>
          <w:marTop w:val="0"/>
          <w:marBottom w:val="0"/>
          <w:divBdr>
            <w:top w:val="none" w:sz="0" w:space="0" w:color="auto"/>
            <w:left w:val="none" w:sz="0" w:space="0" w:color="auto"/>
            <w:bottom w:val="none" w:sz="0" w:space="0" w:color="auto"/>
            <w:right w:val="none" w:sz="0" w:space="0" w:color="auto"/>
          </w:divBdr>
          <w:divsChild>
            <w:div w:id="1770545239">
              <w:marLeft w:val="0"/>
              <w:marRight w:val="0"/>
              <w:marTop w:val="0"/>
              <w:marBottom w:val="0"/>
              <w:divBdr>
                <w:top w:val="none" w:sz="0" w:space="0" w:color="auto"/>
                <w:left w:val="none" w:sz="0" w:space="0" w:color="auto"/>
                <w:bottom w:val="none" w:sz="0" w:space="0" w:color="auto"/>
                <w:right w:val="none" w:sz="0" w:space="0" w:color="auto"/>
              </w:divBdr>
              <w:divsChild>
                <w:div w:id="204571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840042">
      <w:bodyDiv w:val="1"/>
      <w:marLeft w:val="0"/>
      <w:marRight w:val="0"/>
      <w:marTop w:val="0"/>
      <w:marBottom w:val="0"/>
      <w:divBdr>
        <w:top w:val="none" w:sz="0" w:space="0" w:color="auto"/>
        <w:left w:val="none" w:sz="0" w:space="0" w:color="auto"/>
        <w:bottom w:val="none" w:sz="0" w:space="0" w:color="auto"/>
        <w:right w:val="none" w:sz="0" w:space="0" w:color="auto"/>
      </w:divBdr>
    </w:div>
    <w:div w:id="483131854">
      <w:bodyDiv w:val="1"/>
      <w:marLeft w:val="0"/>
      <w:marRight w:val="0"/>
      <w:marTop w:val="0"/>
      <w:marBottom w:val="0"/>
      <w:divBdr>
        <w:top w:val="none" w:sz="0" w:space="0" w:color="auto"/>
        <w:left w:val="none" w:sz="0" w:space="0" w:color="auto"/>
        <w:bottom w:val="none" w:sz="0" w:space="0" w:color="auto"/>
        <w:right w:val="none" w:sz="0" w:space="0" w:color="auto"/>
      </w:divBdr>
    </w:div>
    <w:div w:id="496578548">
      <w:bodyDiv w:val="1"/>
      <w:marLeft w:val="0"/>
      <w:marRight w:val="0"/>
      <w:marTop w:val="0"/>
      <w:marBottom w:val="0"/>
      <w:divBdr>
        <w:top w:val="none" w:sz="0" w:space="0" w:color="auto"/>
        <w:left w:val="none" w:sz="0" w:space="0" w:color="auto"/>
        <w:bottom w:val="none" w:sz="0" w:space="0" w:color="auto"/>
        <w:right w:val="none" w:sz="0" w:space="0" w:color="auto"/>
      </w:divBdr>
    </w:div>
    <w:div w:id="567153673">
      <w:bodyDiv w:val="1"/>
      <w:marLeft w:val="0"/>
      <w:marRight w:val="0"/>
      <w:marTop w:val="0"/>
      <w:marBottom w:val="0"/>
      <w:divBdr>
        <w:top w:val="none" w:sz="0" w:space="0" w:color="auto"/>
        <w:left w:val="none" w:sz="0" w:space="0" w:color="auto"/>
        <w:bottom w:val="none" w:sz="0" w:space="0" w:color="auto"/>
        <w:right w:val="none" w:sz="0" w:space="0" w:color="auto"/>
      </w:divBdr>
    </w:div>
    <w:div w:id="611017456">
      <w:bodyDiv w:val="1"/>
      <w:marLeft w:val="0"/>
      <w:marRight w:val="0"/>
      <w:marTop w:val="0"/>
      <w:marBottom w:val="0"/>
      <w:divBdr>
        <w:top w:val="none" w:sz="0" w:space="0" w:color="auto"/>
        <w:left w:val="none" w:sz="0" w:space="0" w:color="auto"/>
        <w:bottom w:val="none" w:sz="0" w:space="0" w:color="auto"/>
        <w:right w:val="none" w:sz="0" w:space="0" w:color="auto"/>
      </w:divBdr>
    </w:div>
    <w:div w:id="723334949">
      <w:bodyDiv w:val="1"/>
      <w:marLeft w:val="0"/>
      <w:marRight w:val="0"/>
      <w:marTop w:val="0"/>
      <w:marBottom w:val="0"/>
      <w:divBdr>
        <w:top w:val="none" w:sz="0" w:space="0" w:color="auto"/>
        <w:left w:val="none" w:sz="0" w:space="0" w:color="auto"/>
        <w:bottom w:val="none" w:sz="0" w:space="0" w:color="auto"/>
        <w:right w:val="none" w:sz="0" w:space="0" w:color="auto"/>
      </w:divBdr>
    </w:div>
    <w:div w:id="773287774">
      <w:bodyDiv w:val="1"/>
      <w:marLeft w:val="0"/>
      <w:marRight w:val="0"/>
      <w:marTop w:val="0"/>
      <w:marBottom w:val="0"/>
      <w:divBdr>
        <w:top w:val="none" w:sz="0" w:space="0" w:color="auto"/>
        <w:left w:val="none" w:sz="0" w:space="0" w:color="auto"/>
        <w:bottom w:val="none" w:sz="0" w:space="0" w:color="auto"/>
        <w:right w:val="none" w:sz="0" w:space="0" w:color="auto"/>
      </w:divBdr>
    </w:div>
    <w:div w:id="831026131">
      <w:bodyDiv w:val="1"/>
      <w:marLeft w:val="0"/>
      <w:marRight w:val="0"/>
      <w:marTop w:val="0"/>
      <w:marBottom w:val="0"/>
      <w:divBdr>
        <w:top w:val="none" w:sz="0" w:space="0" w:color="auto"/>
        <w:left w:val="none" w:sz="0" w:space="0" w:color="auto"/>
        <w:bottom w:val="none" w:sz="0" w:space="0" w:color="auto"/>
        <w:right w:val="none" w:sz="0" w:space="0" w:color="auto"/>
      </w:divBdr>
    </w:div>
    <w:div w:id="873618023">
      <w:bodyDiv w:val="1"/>
      <w:marLeft w:val="0"/>
      <w:marRight w:val="0"/>
      <w:marTop w:val="0"/>
      <w:marBottom w:val="0"/>
      <w:divBdr>
        <w:top w:val="none" w:sz="0" w:space="0" w:color="auto"/>
        <w:left w:val="none" w:sz="0" w:space="0" w:color="auto"/>
        <w:bottom w:val="none" w:sz="0" w:space="0" w:color="auto"/>
        <w:right w:val="none" w:sz="0" w:space="0" w:color="auto"/>
      </w:divBdr>
    </w:div>
    <w:div w:id="917909445">
      <w:bodyDiv w:val="1"/>
      <w:marLeft w:val="0"/>
      <w:marRight w:val="0"/>
      <w:marTop w:val="0"/>
      <w:marBottom w:val="0"/>
      <w:divBdr>
        <w:top w:val="none" w:sz="0" w:space="0" w:color="auto"/>
        <w:left w:val="none" w:sz="0" w:space="0" w:color="auto"/>
        <w:bottom w:val="none" w:sz="0" w:space="0" w:color="auto"/>
        <w:right w:val="none" w:sz="0" w:space="0" w:color="auto"/>
      </w:divBdr>
    </w:div>
    <w:div w:id="938752229">
      <w:bodyDiv w:val="1"/>
      <w:marLeft w:val="0"/>
      <w:marRight w:val="0"/>
      <w:marTop w:val="0"/>
      <w:marBottom w:val="0"/>
      <w:divBdr>
        <w:top w:val="none" w:sz="0" w:space="0" w:color="auto"/>
        <w:left w:val="none" w:sz="0" w:space="0" w:color="auto"/>
        <w:bottom w:val="none" w:sz="0" w:space="0" w:color="auto"/>
        <w:right w:val="none" w:sz="0" w:space="0" w:color="auto"/>
      </w:divBdr>
    </w:div>
    <w:div w:id="939333627">
      <w:bodyDiv w:val="1"/>
      <w:marLeft w:val="0"/>
      <w:marRight w:val="0"/>
      <w:marTop w:val="0"/>
      <w:marBottom w:val="0"/>
      <w:divBdr>
        <w:top w:val="none" w:sz="0" w:space="0" w:color="auto"/>
        <w:left w:val="none" w:sz="0" w:space="0" w:color="auto"/>
        <w:bottom w:val="none" w:sz="0" w:space="0" w:color="auto"/>
        <w:right w:val="none" w:sz="0" w:space="0" w:color="auto"/>
      </w:divBdr>
    </w:div>
    <w:div w:id="958684653">
      <w:bodyDiv w:val="1"/>
      <w:marLeft w:val="0"/>
      <w:marRight w:val="0"/>
      <w:marTop w:val="0"/>
      <w:marBottom w:val="0"/>
      <w:divBdr>
        <w:top w:val="none" w:sz="0" w:space="0" w:color="auto"/>
        <w:left w:val="none" w:sz="0" w:space="0" w:color="auto"/>
        <w:bottom w:val="none" w:sz="0" w:space="0" w:color="auto"/>
        <w:right w:val="none" w:sz="0" w:space="0" w:color="auto"/>
      </w:divBdr>
    </w:div>
    <w:div w:id="961153843">
      <w:bodyDiv w:val="1"/>
      <w:marLeft w:val="0"/>
      <w:marRight w:val="0"/>
      <w:marTop w:val="0"/>
      <w:marBottom w:val="0"/>
      <w:divBdr>
        <w:top w:val="none" w:sz="0" w:space="0" w:color="auto"/>
        <w:left w:val="none" w:sz="0" w:space="0" w:color="auto"/>
        <w:bottom w:val="none" w:sz="0" w:space="0" w:color="auto"/>
        <w:right w:val="none" w:sz="0" w:space="0" w:color="auto"/>
      </w:divBdr>
    </w:div>
    <w:div w:id="1053188896">
      <w:bodyDiv w:val="1"/>
      <w:marLeft w:val="0"/>
      <w:marRight w:val="0"/>
      <w:marTop w:val="0"/>
      <w:marBottom w:val="0"/>
      <w:divBdr>
        <w:top w:val="none" w:sz="0" w:space="0" w:color="auto"/>
        <w:left w:val="none" w:sz="0" w:space="0" w:color="auto"/>
        <w:bottom w:val="none" w:sz="0" w:space="0" w:color="auto"/>
        <w:right w:val="none" w:sz="0" w:space="0" w:color="auto"/>
      </w:divBdr>
      <w:divsChild>
        <w:div w:id="1006175230">
          <w:marLeft w:val="0"/>
          <w:marRight w:val="0"/>
          <w:marTop w:val="0"/>
          <w:marBottom w:val="0"/>
          <w:divBdr>
            <w:top w:val="none" w:sz="0" w:space="0" w:color="auto"/>
            <w:left w:val="none" w:sz="0" w:space="0" w:color="auto"/>
            <w:bottom w:val="none" w:sz="0" w:space="0" w:color="auto"/>
            <w:right w:val="none" w:sz="0" w:space="0" w:color="auto"/>
          </w:divBdr>
          <w:divsChild>
            <w:div w:id="1901669924">
              <w:marLeft w:val="0"/>
              <w:marRight w:val="0"/>
              <w:marTop w:val="0"/>
              <w:marBottom w:val="0"/>
              <w:divBdr>
                <w:top w:val="none" w:sz="0" w:space="0" w:color="auto"/>
                <w:left w:val="none" w:sz="0" w:space="0" w:color="auto"/>
                <w:bottom w:val="none" w:sz="0" w:space="0" w:color="auto"/>
                <w:right w:val="none" w:sz="0" w:space="0" w:color="auto"/>
              </w:divBdr>
              <w:divsChild>
                <w:div w:id="22453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451428">
      <w:bodyDiv w:val="1"/>
      <w:marLeft w:val="0"/>
      <w:marRight w:val="0"/>
      <w:marTop w:val="0"/>
      <w:marBottom w:val="0"/>
      <w:divBdr>
        <w:top w:val="none" w:sz="0" w:space="0" w:color="auto"/>
        <w:left w:val="none" w:sz="0" w:space="0" w:color="auto"/>
        <w:bottom w:val="none" w:sz="0" w:space="0" w:color="auto"/>
        <w:right w:val="none" w:sz="0" w:space="0" w:color="auto"/>
      </w:divBdr>
      <w:divsChild>
        <w:div w:id="962343858">
          <w:marLeft w:val="0"/>
          <w:marRight w:val="0"/>
          <w:marTop w:val="0"/>
          <w:marBottom w:val="0"/>
          <w:divBdr>
            <w:top w:val="none" w:sz="0" w:space="0" w:color="auto"/>
            <w:left w:val="none" w:sz="0" w:space="0" w:color="auto"/>
            <w:bottom w:val="none" w:sz="0" w:space="0" w:color="auto"/>
            <w:right w:val="none" w:sz="0" w:space="0" w:color="auto"/>
          </w:divBdr>
          <w:divsChild>
            <w:div w:id="1510365435">
              <w:marLeft w:val="0"/>
              <w:marRight w:val="0"/>
              <w:marTop w:val="0"/>
              <w:marBottom w:val="0"/>
              <w:divBdr>
                <w:top w:val="none" w:sz="0" w:space="0" w:color="auto"/>
                <w:left w:val="none" w:sz="0" w:space="0" w:color="auto"/>
                <w:bottom w:val="none" w:sz="0" w:space="0" w:color="auto"/>
                <w:right w:val="none" w:sz="0" w:space="0" w:color="auto"/>
              </w:divBdr>
              <w:divsChild>
                <w:div w:id="163552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644579">
      <w:bodyDiv w:val="1"/>
      <w:marLeft w:val="0"/>
      <w:marRight w:val="0"/>
      <w:marTop w:val="0"/>
      <w:marBottom w:val="0"/>
      <w:divBdr>
        <w:top w:val="none" w:sz="0" w:space="0" w:color="auto"/>
        <w:left w:val="none" w:sz="0" w:space="0" w:color="auto"/>
        <w:bottom w:val="none" w:sz="0" w:space="0" w:color="auto"/>
        <w:right w:val="none" w:sz="0" w:space="0" w:color="auto"/>
      </w:divBdr>
      <w:divsChild>
        <w:div w:id="1700817932">
          <w:marLeft w:val="0"/>
          <w:marRight w:val="0"/>
          <w:marTop w:val="0"/>
          <w:marBottom w:val="0"/>
          <w:divBdr>
            <w:top w:val="none" w:sz="0" w:space="0" w:color="auto"/>
            <w:left w:val="none" w:sz="0" w:space="0" w:color="auto"/>
            <w:bottom w:val="none" w:sz="0" w:space="0" w:color="auto"/>
            <w:right w:val="none" w:sz="0" w:space="0" w:color="auto"/>
          </w:divBdr>
          <w:divsChild>
            <w:div w:id="423258986">
              <w:marLeft w:val="0"/>
              <w:marRight w:val="0"/>
              <w:marTop w:val="0"/>
              <w:marBottom w:val="0"/>
              <w:divBdr>
                <w:top w:val="none" w:sz="0" w:space="0" w:color="auto"/>
                <w:left w:val="none" w:sz="0" w:space="0" w:color="auto"/>
                <w:bottom w:val="none" w:sz="0" w:space="0" w:color="auto"/>
                <w:right w:val="none" w:sz="0" w:space="0" w:color="auto"/>
              </w:divBdr>
              <w:divsChild>
                <w:div w:id="1328942086">
                  <w:marLeft w:val="0"/>
                  <w:marRight w:val="0"/>
                  <w:marTop w:val="0"/>
                  <w:marBottom w:val="0"/>
                  <w:divBdr>
                    <w:top w:val="none" w:sz="0" w:space="0" w:color="auto"/>
                    <w:left w:val="none" w:sz="0" w:space="0" w:color="auto"/>
                    <w:bottom w:val="none" w:sz="0" w:space="0" w:color="auto"/>
                    <w:right w:val="none" w:sz="0" w:space="0" w:color="auto"/>
                  </w:divBdr>
                </w:div>
                <w:div w:id="120933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620861">
      <w:bodyDiv w:val="1"/>
      <w:marLeft w:val="0"/>
      <w:marRight w:val="0"/>
      <w:marTop w:val="0"/>
      <w:marBottom w:val="0"/>
      <w:divBdr>
        <w:top w:val="none" w:sz="0" w:space="0" w:color="auto"/>
        <w:left w:val="none" w:sz="0" w:space="0" w:color="auto"/>
        <w:bottom w:val="none" w:sz="0" w:space="0" w:color="auto"/>
        <w:right w:val="none" w:sz="0" w:space="0" w:color="auto"/>
      </w:divBdr>
    </w:div>
    <w:div w:id="1242789198">
      <w:bodyDiv w:val="1"/>
      <w:marLeft w:val="0"/>
      <w:marRight w:val="0"/>
      <w:marTop w:val="0"/>
      <w:marBottom w:val="0"/>
      <w:divBdr>
        <w:top w:val="none" w:sz="0" w:space="0" w:color="auto"/>
        <w:left w:val="none" w:sz="0" w:space="0" w:color="auto"/>
        <w:bottom w:val="none" w:sz="0" w:space="0" w:color="auto"/>
        <w:right w:val="none" w:sz="0" w:space="0" w:color="auto"/>
      </w:divBdr>
    </w:div>
    <w:div w:id="1333988756">
      <w:bodyDiv w:val="1"/>
      <w:marLeft w:val="0"/>
      <w:marRight w:val="0"/>
      <w:marTop w:val="0"/>
      <w:marBottom w:val="0"/>
      <w:divBdr>
        <w:top w:val="none" w:sz="0" w:space="0" w:color="auto"/>
        <w:left w:val="none" w:sz="0" w:space="0" w:color="auto"/>
        <w:bottom w:val="none" w:sz="0" w:space="0" w:color="auto"/>
        <w:right w:val="none" w:sz="0" w:space="0" w:color="auto"/>
      </w:divBdr>
    </w:div>
    <w:div w:id="1340236213">
      <w:bodyDiv w:val="1"/>
      <w:marLeft w:val="0"/>
      <w:marRight w:val="0"/>
      <w:marTop w:val="0"/>
      <w:marBottom w:val="0"/>
      <w:divBdr>
        <w:top w:val="none" w:sz="0" w:space="0" w:color="auto"/>
        <w:left w:val="none" w:sz="0" w:space="0" w:color="auto"/>
        <w:bottom w:val="none" w:sz="0" w:space="0" w:color="auto"/>
        <w:right w:val="none" w:sz="0" w:space="0" w:color="auto"/>
      </w:divBdr>
      <w:divsChild>
        <w:div w:id="193346296">
          <w:marLeft w:val="0"/>
          <w:marRight w:val="0"/>
          <w:marTop w:val="0"/>
          <w:marBottom w:val="0"/>
          <w:divBdr>
            <w:top w:val="none" w:sz="0" w:space="0" w:color="auto"/>
            <w:left w:val="none" w:sz="0" w:space="0" w:color="auto"/>
            <w:bottom w:val="none" w:sz="0" w:space="0" w:color="auto"/>
            <w:right w:val="none" w:sz="0" w:space="0" w:color="auto"/>
          </w:divBdr>
          <w:divsChild>
            <w:div w:id="440296185">
              <w:marLeft w:val="0"/>
              <w:marRight w:val="0"/>
              <w:marTop w:val="0"/>
              <w:marBottom w:val="0"/>
              <w:divBdr>
                <w:top w:val="none" w:sz="0" w:space="0" w:color="auto"/>
                <w:left w:val="none" w:sz="0" w:space="0" w:color="auto"/>
                <w:bottom w:val="none" w:sz="0" w:space="0" w:color="auto"/>
                <w:right w:val="none" w:sz="0" w:space="0" w:color="auto"/>
              </w:divBdr>
              <w:divsChild>
                <w:div w:id="193370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550249">
      <w:bodyDiv w:val="1"/>
      <w:marLeft w:val="0"/>
      <w:marRight w:val="0"/>
      <w:marTop w:val="0"/>
      <w:marBottom w:val="0"/>
      <w:divBdr>
        <w:top w:val="none" w:sz="0" w:space="0" w:color="auto"/>
        <w:left w:val="none" w:sz="0" w:space="0" w:color="auto"/>
        <w:bottom w:val="none" w:sz="0" w:space="0" w:color="auto"/>
        <w:right w:val="none" w:sz="0" w:space="0" w:color="auto"/>
      </w:divBdr>
    </w:div>
    <w:div w:id="1401904388">
      <w:bodyDiv w:val="1"/>
      <w:marLeft w:val="0"/>
      <w:marRight w:val="0"/>
      <w:marTop w:val="0"/>
      <w:marBottom w:val="0"/>
      <w:divBdr>
        <w:top w:val="none" w:sz="0" w:space="0" w:color="auto"/>
        <w:left w:val="none" w:sz="0" w:space="0" w:color="auto"/>
        <w:bottom w:val="none" w:sz="0" w:space="0" w:color="auto"/>
        <w:right w:val="none" w:sz="0" w:space="0" w:color="auto"/>
      </w:divBdr>
    </w:div>
    <w:div w:id="1591504152">
      <w:bodyDiv w:val="1"/>
      <w:marLeft w:val="0"/>
      <w:marRight w:val="0"/>
      <w:marTop w:val="0"/>
      <w:marBottom w:val="0"/>
      <w:divBdr>
        <w:top w:val="none" w:sz="0" w:space="0" w:color="auto"/>
        <w:left w:val="none" w:sz="0" w:space="0" w:color="auto"/>
        <w:bottom w:val="none" w:sz="0" w:space="0" w:color="auto"/>
        <w:right w:val="none" w:sz="0" w:space="0" w:color="auto"/>
      </w:divBdr>
    </w:div>
    <w:div w:id="1595284186">
      <w:bodyDiv w:val="1"/>
      <w:marLeft w:val="0"/>
      <w:marRight w:val="0"/>
      <w:marTop w:val="0"/>
      <w:marBottom w:val="0"/>
      <w:divBdr>
        <w:top w:val="none" w:sz="0" w:space="0" w:color="auto"/>
        <w:left w:val="none" w:sz="0" w:space="0" w:color="auto"/>
        <w:bottom w:val="none" w:sz="0" w:space="0" w:color="auto"/>
        <w:right w:val="none" w:sz="0" w:space="0" w:color="auto"/>
      </w:divBdr>
    </w:div>
    <w:div w:id="1601449870">
      <w:bodyDiv w:val="1"/>
      <w:marLeft w:val="0"/>
      <w:marRight w:val="0"/>
      <w:marTop w:val="0"/>
      <w:marBottom w:val="0"/>
      <w:divBdr>
        <w:top w:val="none" w:sz="0" w:space="0" w:color="auto"/>
        <w:left w:val="none" w:sz="0" w:space="0" w:color="auto"/>
        <w:bottom w:val="none" w:sz="0" w:space="0" w:color="auto"/>
        <w:right w:val="none" w:sz="0" w:space="0" w:color="auto"/>
      </w:divBdr>
      <w:divsChild>
        <w:div w:id="1489594868">
          <w:marLeft w:val="0"/>
          <w:marRight w:val="0"/>
          <w:marTop w:val="0"/>
          <w:marBottom w:val="0"/>
          <w:divBdr>
            <w:top w:val="none" w:sz="0" w:space="0" w:color="auto"/>
            <w:left w:val="none" w:sz="0" w:space="0" w:color="auto"/>
            <w:bottom w:val="none" w:sz="0" w:space="0" w:color="auto"/>
            <w:right w:val="none" w:sz="0" w:space="0" w:color="auto"/>
          </w:divBdr>
          <w:divsChild>
            <w:div w:id="2057511140">
              <w:marLeft w:val="0"/>
              <w:marRight w:val="0"/>
              <w:marTop w:val="0"/>
              <w:marBottom w:val="0"/>
              <w:divBdr>
                <w:top w:val="none" w:sz="0" w:space="0" w:color="auto"/>
                <w:left w:val="none" w:sz="0" w:space="0" w:color="auto"/>
                <w:bottom w:val="none" w:sz="0" w:space="0" w:color="auto"/>
                <w:right w:val="none" w:sz="0" w:space="0" w:color="auto"/>
              </w:divBdr>
              <w:divsChild>
                <w:div w:id="42962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317100">
      <w:bodyDiv w:val="1"/>
      <w:marLeft w:val="0"/>
      <w:marRight w:val="0"/>
      <w:marTop w:val="0"/>
      <w:marBottom w:val="0"/>
      <w:divBdr>
        <w:top w:val="none" w:sz="0" w:space="0" w:color="auto"/>
        <w:left w:val="none" w:sz="0" w:space="0" w:color="auto"/>
        <w:bottom w:val="none" w:sz="0" w:space="0" w:color="auto"/>
        <w:right w:val="none" w:sz="0" w:space="0" w:color="auto"/>
      </w:divBdr>
      <w:divsChild>
        <w:div w:id="521937024">
          <w:marLeft w:val="0"/>
          <w:marRight w:val="0"/>
          <w:marTop w:val="0"/>
          <w:marBottom w:val="0"/>
          <w:divBdr>
            <w:top w:val="none" w:sz="0" w:space="0" w:color="auto"/>
            <w:left w:val="none" w:sz="0" w:space="0" w:color="auto"/>
            <w:bottom w:val="none" w:sz="0" w:space="0" w:color="auto"/>
            <w:right w:val="none" w:sz="0" w:space="0" w:color="auto"/>
          </w:divBdr>
          <w:divsChild>
            <w:div w:id="1824613447">
              <w:marLeft w:val="0"/>
              <w:marRight w:val="0"/>
              <w:marTop w:val="0"/>
              <w:marBottom w:val="0"/>
              <w:divBdr>
                <w:top w:val="none" w:sz="0" w:space="0" w:color="auto"/>
                <w:left w:val="none" w:sz="0" w:space="0" w:color="auto"/>
                <w:bottom w:val="none" w:sz="0" w:space="0" w:color="auto"/>
                <w:right w:val="none" w:sz="0" w:space="0" w:color="auto"/>
              </w:divBdr>
              <w:divsChild>
                <w:div w:id="78816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312826">
      <w:bodyDiv w:val="1"/>
      <w:marLeft w:val="0"/>
      <w:marRight w:val="0"/>
      <w:marTop w:val="0"/>
      <w:marBottom w:val="0"/>
      <w:divBdr>
        <w:top w:val="none" w:sz="0" w:space="0" w:color="auto"/>
        <w:left w:val="none" w:sz="0" w:space="0" w:color="auto"/>
        <w:bottom w:val="none" w:sz="0" w:space="0" w:color="auto"/>
        <w:right w:val="none" w:sz="0" w:space="0" w:color="auto"/>
      </w:divBdr>
    </w:div>
    <w:div w:id="1784809371">
      <w:bodyDiv w:val="1"/>
      <w:marLeft w:val="0"/>
      <w:marRight w:val="0"/>
      <w:marTop w:val="0"/>
      <w:marBottom w:val="0"/>
      <w:divBdr>
        <w:top w:val="none" w:sz="0" w:space="0" w:color="auto"/>
        <w:left w:val="none" w:sz="0" w:space="0" w:color="auto"/>
        <w:bottom w:val="none" w:sz="0" w:space="0" w:color="auto"/>
        <w:right w:val="none" w:sz="0" w:space="0" w:color="auto"/>
      </w:divBdr>
    </w:div>
    <w:div w:id="1917128872">
      <w:bodyDiv w:val="1"/>
      <w:marLeft w:val="0"/>
      <w:marRight w:val="0"/>
      <w:marTop w:val="0"/>
      <w:marBottom w:val="0"/>
      <w:divBdr>
        <w:top w:val="none" w:sz="0" w:space="0" w:color="auto"/>
        <w:left w:val="none" w:sz="0" w:space="0" w:color="auto"/>
        <w:bottom w:val="none" w:sz="0" w:space="0" w:color="auto"/>
        <w:right w:val="none" w:sz="0" w:space="0" w:color="auto"/>
      </w:divBdr>
      <w:divsChild>
        <w:div w:id="1191987265">
          <w:marLeft w:val="0"/>
          <w:marRight w:val="0"/>
          <w:marTop w:val="0"/>
          <w:marBottom w:val="0"/>
          <w:divBdr>
            <w:top w:val="none" w:sz="0" w:space="0" w:color="auto"/>
            <w:left w:val="none" w:sz="0" w:space="0" w:color="auto"/>
            <w:bottom w:val="none" w:sz="0" w:space="0" w:color="auto"/>
            <w:right w:val="none" w:sz="0" w:space="0" w:color="auto"/>
          </w:divBdr>
          <w:divsChild>
            <w:div w:id="332490364">
              <w:marLeft w:val="0"/>
              <w:marRight w:val="0"/>
              <w:marTop w:val="0"/>
              <w:marBottom w:val="0"/>
              <w:divBdr>
                <w:top w:val="none" w:sz="0" w:space="0" w:color="auto"/>
                <w:left w:val="none" w:sz="0" w:space="0" w:color="auto"/>
                <w:bottom w:val="none" w:sz="0" w:space="0" w:color="auto"/>
                <w:right w:val="none" w:sz="0" w:space="0" w:color="auto"/>
              </w:divBdr>
              <w:divsChild>
                <w:div w:id="80867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227756">
      <w:bodyDiv w:val="1"/>
      <w:marLeft w:val="0"/>
      <w:marRight w:val="0"/>
      <w:marTop w:val="0"/>
      <w:marBottom w:val="0"/>
      <w:divBdr>
        <w:top w:val="none" w:sz="0" w:space="0" w:color="auto"/>
        <w:left w:val="none" w:sz="0" w:space="0" w:color="auto"/>
        <w:bottom w:val="none" w:sz="0" w:space="0" w:color="auto"/>
        <w:right w:val="none" w:sz="0" w:space="0" w:color="auto"/>
      </w:divBdr>
    </w:div>
    <w:div w:id="2040811297">
      <w:bodyDiv w:val="1"/>
      <w:marLeft w:val="0"/>
      <w:marRight w:val="0"/>
      <w:marTop w:val="0"/>
      <w:marBottom w:val="0"/>
      <w:divBdr>
        <w:top w:val="none" w:sz="0" w:space="0" w:color="auto"/>
        <w:left w:val="none" w:sz="0" w:space="0" w:color="auto"/>
        <w:bottom w:val="none" w:sz="0" w:space="0" w:color="auto"/>
        <w:right w:val="none" w:sz="0" w:space="0" w:color="auto"/>
      </w:divBdr>
    </w:div>
    <w:div w:id="2060854429">
      <w:bodyDiv w:val="1"/>
      <w:marLeft w:val="0"/>
      <w:marRight w:val="0"/>
      <w:marTop w:val="0"/>
      <w:marBottom w:val="0"/>
      <w:divBdr>
        <w:top w:val="none" w:sz="0" w:space="0" w:color="auto"/>
        <w:left w:val="none" w:sz="0" w:space="0" w:color="auto"/>
        <w:bottom w:val="none" w:sz="0" w:space="0" w:color="auto"/>
        <w:right w:val="none" w:sz="0" w:space="0" w:color="auto"/>
      </w:divBdr>
      <w:divsChild>
        <w:div w:id="1686904891">
          <w:marLeft w:val="0"/>
          <w:marRight w:val="0"/>
          <w:marTop w:val="0"/>
          <w:marBottom w:val="0"/>
          <w:divBdr>
            <w:top w:val="none" w:sz="0" w:space="0" w:color="auto"/>
            <w:left w:val="none" w:sz="0" w:space="0" w:color="auto"/>
            <w:bottom w:val="none" w:sz="0" w:space="0" w:color="auto"/>
            <w:right w:val="none" w:sz="0" w:space="0" w:color="auto"/>
          </w:divBdr>
          <w:divsChild>
            <w:div w:id="123692505">
              <w:marLeft w:val="0"/>
              <w:marRight w:val="0"/>
              <w:marTop w:val="0"/>
              <w:marBottom w:val="0"/>
              <w:divBdr>
                <w:top w:val="none" w:sz="0" w:space="0" w:color="auto"/>
                <w:left w:val="none" w:sz="0" w:space="0" w:color="auto"/>
                <w:bottom w:val="none" w:sz="0" w:space="0" w:color="auto"/>
                <w:right w:val="none" w:sz="0" w:space="0" w:color="auto"/>
              </w:divBdr>
              <w:divsChild>
                <w:div w:id="70753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625156">
      <w:bodyDiv w:val="1"/>
      <w:marLeft w:val="0"/>
      <w:marRight w:val="0"/>
      <w:marTop w:val="0"/>
      <w:marBottom w:val="0"/>
      <w:divBdr>
        <w:top w:val="none" w:sz="0" w:space="0" w:color="auto"/>
        <w:left w:val="none" w:sz="0" w:space="0" w:color="auto"/>
        <w:bottom w:val="none" w:sz="0" w:space="0" w:color="auto"/>
        <w:right w:val="none" w:sz="0" w:space="0" w:color="auto"/>
      </w:divBdr>
      <w:divsChild>
        <w:div w:id="1535341072">
          <w:marLeft w:val="0"/>
          <w:marRight w:val="0"/>
          <w:marTop w:val="0"/>
          <w:marBottom w:val="0"/>
          <w:divBdr>
            <w:top w:val="none" w:sz="0" w:space="0" w:color="auto"/>
            <w:left w:val="none" w:sz="0" w:space="0" w:color="auto"/>
            <w:bottom w:val="none" w:sz="0" w:space="0" w:color="auto"/>
            <w:right w:val="none" w:sz="0" w:space="0" w:color="auto"/>
          </w:divBdr>
          <w:divsChild>
            <w:div w:id="380592447">
              <w:marLeft w:val="0"/>
              <w:marRight w:val="0"/>
              <w:marTop w:val="0"/>
              <w:marBottom w:val="0"/>
              <w:divBdr>
                <w:top w:val="none" w:sz="0" w:space="0" w:color="auto"/>
                <w:left w:val="none" w:sz="0" w:space="0" w:color="auto"/>
                <w:bottom w:val="none" w:sz="0" w:space="0" w:color="auto"/>
                <w:right w:val="none" w:sz="0" w:space="0" w:color="auto"/>
              </w:divBdr>
              <w:divsChild>
                <w:div w:id="191739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smart-stats.org/people/ciprian-crainiceanu"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e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emf"/><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3.emf"/><Relationship Id="rId32" Type="http://schemas.openxmlformats.org/officeDocument/2006/relationships/footer" Target="footer3.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2.emf"/><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8.emf"/><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emf"/><Relationship Id="rId14" Type="http://schemas.microsoft.com/office/2016/09/relationships/commentsIds" Target="commentsIds.xml"/><Relationship Id="rId22" Type="http://schemas.openxmlformats.org/officeDocument/2006/relationships/image" Target="media/image11.emf"/><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B653A7-ED74-CC45-B35D-F618BFACE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20</Pages>
  <Words>3001</Words>
  <Characters>17108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Menictas, Marianne</dc:creator>
  <cp:keywords/>
  <dc:description/>
  <cp:lastModifiedBy>Menictas, Marianne</cp:lastModifiedBy>
  <cp:revision>124</cp:revision>
  <cp:lastPrinted>2020-02-17T19:26:00Z</cp:lastPrinted>
  <dcterms:created xsi:type="dcterms:W3CDTF">2020-03-17T07:49:00Z</dcterms:created>
  <dcterms:modified xsi:type="dcterms:W3CDTF">2020-04-20T16:48:00Z</dcterms:modified>
</cp:coreProperties>
</file>